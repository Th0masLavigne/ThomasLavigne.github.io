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C109BA" w14:textId="77777777" w:rsidR="002F3054" w:rsidRPr="00273BC6" w:rsidRDefault="00B72376" w:rsidP="000334F4">
      <w:pPr>
        <w:ind w:left="904" w:right="904"/>
        <w:jc w:val="center"/>
        <w:rPr>
          <w:rFonts w:ascii="Arial"/>
          <w:b/>
          <w:sz w:val="31"/>
          <w:lang w:val="fr-FR"/>
        </w:rPr>
      </w:pPr>
      <w:r w:rsidRPr="00273BC6">
        <w:rPr>
          <w:rFonts w:ascii="Arial"/>
          <w:b/>
          <w:color w:val="4EACB1"/>
          <w:sz w:val="31"/>
          <w:lang w:val="fr-FR"/>
        </w:rPr>
        <w:t>Thomas Lavigne</w:t>
      </w:r>
    </w:p>
    <w:p w14:paraId="559EFC4F" w14:textId="1817AFB7" w:rsidR="002F3054" w:rsidRPr="00273BC6" w:rsidRDefault="00B72376">
      <w:pPr>
        <w:spacing w:before="5"/>
        <w:ind w:left="904" w:right="903"/>
        <w:jc w:val="center"/>
        <w:rPr>
          <w:rFonts w:ascii="Arial"/>
          <w:sz w:val="19"/>
          <w:lang w:val="fr-FR"/>
        </w:rPr>
      </w:pPr>
      <w:r w:rsidRPr="00273BC6">
        <w:rPr>
          <w:rFonts w:ascii="Arial"/>
          <w:w w:val="105"/>
          <w:sz w:val="19"/>
          <w:lang w:val="fr-FR"/>
        </w:rPr>
        <w:t>+</w:t>
      </w:r>
      <w:r w:rsidR="007B1C13">
        <w:rPr>
          <w:rFonts w:ascii="Arial"/>
          <w:w w:val="105"/>
          <w:sz w:val="19"/>
          <w:lang w:val="fr-FR"/>
        </w:rPr>
        <w:t>XXXXXXXXXXX</w:t>
      </w:r>
      <w:bookmarkStart w:id="0" w:name="_GoBack"/>
      <w:bookmarkEnd w:id="0"/>
    </w:p>
    <w:p w14:paraId="4F425770" w14:textId="45F22071" w:rsidR="002F3054" w:rsidRPr="00273BC6" w:rsidRDefault="007B1C13">
      <w:pPr>
        <w:spacing w:before="6"/>
        <w:ind w:left="904" w:right="905"/>
        <w:jc w:val="center"/>
        <w:rPr>
          <w:rFonts w:ascii="Arial"/>
          <w:sz w:val="19"/>
          <w:lang w:val="fr-FR"/>
        </w:rPr>
      </w:pPr>
      <w:r>
        <w:fldChar w:fldCharType="begin"/>
      </w:r>
      <w:r w:rsidRPr="008D53EE">
        <w:rPr>
          <w:lang w:val="fr-FR"/>
        </w:rPr>
        <w:instrText xml:space="preserve"> HYPERLINK "mailto:thomas.lavigne@uni.lu" </w:instrText>
      </w:r>
      <w:r>
        <w:fldChar w:fldCharType="separate"/>
      </w:r>
      <w:r w:rsidR="00681943">
        <w:rPr>
          <w:rStyle w:val="Lienhypertexte"/>
          <w:rFonts w:ascii="Arial"/>
          <w:w w:val="105"/>
          <w:sz w:val="19"/>
          <w:lang w:val="fr-FR"/>
        </w:rPr>
        <w:t>lavignethomas@hotmail.fr</w:t>
      </w:r>
      <w:r>
        <w:rPr>
          <w:rStyle w:val="Lienhypertexte"/>
          <w:rFonts w:ascii="Arial"/>
          <w:w w:val="105"/>
          <w:sz w:val="19"/>
          <w:lang w:val="fr-FR"/>
        </w:rPr>
        <w:fldChar w:fldCharType="end"/>
      </w:r>
    </w:p>
    <w:p w14:paraId="3F213D61" w14:textId="1ACA3FCD" w:rsidR="002F3054" w:rsidRPr="00273BC6" w:rsidRDefault="008D53EE">
      <w:pPr>
        <w:spacing w:before="6"/>
        <w:ind w:left="904" w:right="904"/>
        <w:jc w:val="center"/>
        <w:rPr>
          <w:rFonts w:ascii="Arial"/>
          <w:i/>
          <w:sz w:val="19"/>
          <w:lang w:val="fr-FR"/>
        </w:rPr>
      </w:pPr>
      <w:proofErr w:type="gramStart"/>
      <w:r w:rsidRPr="008D53EE">
        <w:rPr>
          <w:rStyle w:val="Lienhypertexte"/>
          <w:rFonts w:ascii="Arial"/>
          <w:i/>
          <w:color w:val="31849B" w:themeColor="accent5" w:themeShade="BF"/>
          <w:sz w:val="19"/>
          <w:lang w:val="fr-FR"/>
        </w:rPr>
        <w:t>https://th0maslavigne.github.io/thomaslavigne.github.io/</w:t>
      </w:r>
      <w:r w:rsidR="003018EE" w:rsidRPr="008D53EE">
        <w:rPr>
          <w:rStyle w:val="Lienhypertexte"/>
          <w:color w:val="31849B" w:themeColor="accent5" w:themeShade="BF"/>
        </w:rPr>
        <w:t xml:space="preserve"> </w:t>
      </w:r>
      <w:r w:rsidR="00B72376" w:rsidRPr="008D53EE">
        <w:rPr>
          <w:rStyle w:val="Lienhypertexte"/>
          <w:i/>
          <w:color w:val="31849B" w:themeColor="accent5" w:themeShade="BF"/>
        </w:rPr>
        <w:t>,</w:t>
      </w:r>
      <w:proofErr w:type="gramEnd"/>
      <w:r w:rsidR="00B72376" w:rsidRPr="003018EE">
        <w:rPr>
          <w:rFonts w:ascii="Arial"/>
          <w:i/>
          <w:color w:val="0562C1"/>
          <w:sz w:val="19"/>
          <w:u w:val="single" w:color="0562C1"/>
          <w:lang w:val="fr-FR"/>
        </w:rPr>
        <w:t xml:space="preserve"> </w:t>
      </w:r>
      <w:hyperlink r:id="rId8" w:history="1">
        <w:r w:rsidR="003018EE" w:rsidRPr="003018EE">
          <w:rPr>
            <w:rStyle w:val="Lienhypertexte"/>
            <w:rFonts w:ascii="Arial"/>
            <w:i/>
            <w:color w:val="31849B" w:themeColor="accent5" w:themeShade="BF"/>
            <w:sz w:val="19"/>
            <w:lang w:val="fr-FR"/>
          </w:rPr>
          <w:t>https://orcid.org/0000-0003-2690-3542</w:t>
        </w:r>
      </w:hyperlink>
      <w:r w:rsidR="003018EE" w:rsidRPr="003018EE">
        <w:rPr>
          <w:rFonts w:ascii="Arial"/>
          <w:i/>
          <w:color w:val="31849B" w:themeColor="accent5" w:themeShade="BF"/>
          <w:sz w:val="19"/>
          <w:u w:val="single" w:color="0562C1"/>
          <w:lang w:val="fr-FR"/>
        </w:rPr>
        <w:t xml:space="preserve"> </w:t>
      </w:r>
    </w:p>
    <w:p w14:paraId="793C75F8" w14:textId="6D01F35E" w:rsidR="002F3054" w:rsidRPr="00273BC6" w:rsidRDefault="006D7FCA">
      <w:pPr>
        <w:spacing w:before="4"/>
        <w:ind w:left="904" w:right="904"/>
        <w:jc w:val="center"/>
        <w:rPr>
          <w:rFonts w:ascii="Arial"/>
          <w:sz w:val="19"/>
          <w:lang w:val="fr-FR"/>
        </w:rPr>
      </w:pPr>
      <w:r w:rsidRPr="006D7FCA">
        <w:rPr>
          <w:rFonts w:ascii="Arial"/>
          <w:sz w:val="19"/>
          <w:lang w:val="fr-FR"/>
        </w:rPr>
        <w:t>22 Esplanade Jacques Chirac, Suresnes, 92150, France</w:t>
      </w:r>
    </w:p>
    <w:p w14:paraId="25E140E0" w14:textId="77777777" w:rsidR="006D7FCA" w:rsidRPr="00A76FBB" w:rsidRDefault="00B72376" w:rsidP="006D7FCA">
      <w:pPr>
        <w:pStyle w:val="Titre6"/>
        <w:spacing w:before="161"/>
        <w:ind w:left="828" w:right="828"/>
        <w:rPr>
          <w:color w:val="4EACB1"/>
          <w:u w:val="single" w:color="4EACB1"/>
          <w:lang w:val="en-GB"/>
        </w:rPr>
      </w:pPr>
      <w:r w:rsidRPr="00A76FBB">
        <w:rPr>
          <w:color w:val="4EACB1"/>
          <w:u w:val="single" w:color="4EACB1"/>
          <w:lang w:val="en-GB"/>
        </w:rPr>
        <w:t>Education</w:t>
      </w:r>
    </w:p>
    <w:p w14:paraId="45A66FDB" w14:textId="77777777" w:rsidR="006D7FCA" w:rsidRPr="00FA1076" w:rsidRDefault="006D7FCA" w:rsidP="006D7FCA">
      <w:pPr>
        <w:spacing w:before="163"/>
        <w:ind w:left="828" w:right="828"/>
        <w:rPr>
          <w:rFonts w:ascii="Arial" w:hAnsi="Arial"/>
          <w:b/>
          <w:sz w:val="18"/>
          <w:szCs w:val="18"/>
        </w:rPr>
      </w:pPr>
      <w:r w:rsidRPr="00FA1076">
        <w:rPr>
          <w:rFonts w:ascii="Arial" w:hAnsi="Arial"/>
          <w:b/>
          <w:sz w:val="18"/>
          <w:szCs w:val="18"/>
        </w:rPr>
        <w:t>Co-</w:t>
      </w:r>
      <w:proofErr w:type="spellStart"/>
      <w:r w:rsidRPr="00FA1076">
        <w:rPr>
          <w:rFonts w:ascii="Arial" w:hAnsi="Arial"/>
          <w:b/>
          <w:sz w:val="18"/>
          <w:szCs w:val="18"/>
        </w:rPr>
        <w:t>tutelle</w:t>
      </w:r>
      <w:proofErr w:type="spellEnd"/>
      <w:r w:rsidRPr="00FA1076">
        <w:rPr>
          <w:rFonts w:ascii="Arial" w:hAnsi="Arial"/>
          <w:b/>
          <w:sz w:val="18"/>
          <w:szCs w:val="18"/>
        </w:rPr>
        <w:t xml:space="preserve"> PhD</w:t>
      </w:r>
      <w:r w:rsidRPr="00FA1076">
        <w:rPr>
          <w:rFonts w:ascii="Arial" w:hAnsi="Arial"/>
          <w:b/>
          <w:spacing w:val="16"/>
          <w:sz w:val="18"/>
          <w:szCs w:val="18"/>
        </w:rPr>
        <w:t xml:space="preserve"> </w:t>
      </w:r>
      <w:r w:rsidRPr="00FA1076">
        <w:rPr>
          <w:rFonts w:ascii="Arial" w:hAnsi="Arial"/>
          <w:b/>
          <w:sz w:val="18"/>
          <w:szCs w:val="18"/>
        </w:rPr>
        <w:t>–</w:t>
      </w:r>
      <w:r w:rsidRPr="00FA1076">
        <w:rPr>
          <w:rFonts w:ascii="Arial" w:hAnsi="Arial"/>
          <w:b/>
          <w:spacing w:val="17"/>
          <w:sz w:val="18"/>
          <w:szCs w:val="18"/>
        </w:rPr>
        <w:t xml:space="preserve"> </w:t>
      </w:r>
      <w:r w:rsidRPr="00FA1076">
        <w:rPr>
          <w:rFonts w:ascii="Arial" w:hAnsi="Arial"/>
          <w:b/>
          <w:sz w:val="18"/>
          <w:szCs w:val="18"/>
        </w:rPr>
        <w:t>2022-2025</w:t>
      </w:r>
    </w:p>
    <w:p w14:paraId="4A065436" w14:textId="56DC1343" w:rsidR="00970E0A" w:rsidRPr="00AF65AD" w:rsidRDefault="006D7FCA" w:rsidP="00970E0A">
      <w:pPr>
        <w:spacing w:before="6"/>
        <w:ind w:left="828" w:right="828"/>
        <w:rPr>
          <w:rFonts w:ascii="Arial" w:hAnsi="Arial"/>
          <w:i/>
          <w:spacing w:val="-1"/>
          <w:w w:val="105"/>
          <w:sz w:val="18"/>
          <w:szCs w:val="18"/>
          <w:lang w:val="en-GB"/>
        </w:rPr>
      </w:pPr>
      <w:r>
        <w:rPr>
          <w:rFonts w:ascii="Arial" w:hAnsi="Arial"/>
          <w:i/>
          <w:spacing w:val="-1"/>
          <w:w w:val="105"/>
          <w:sz w:val="18"/>
          <w:szCs w:val="18"/>
        </w:rPr>
        <w:t>AFR-FNR Luxembourg Grant. Co-</w:t>
      </w:r>
      <w:proofErr w:type="spellStart"/>
      <w:r>
        <w:rPr>
          <w:rFonts w:ascii="Arial" w:hAnsi="Arial"/>
          <w:i/>
          <w:spacing w:val="-1"/>
          <w:w w:val="105"/>
          <w:sz w:val="18"/>
          <w:szCs w:val="18"/>
        </w:rPr>
        <w:t>tutelle</w:t>
      </w:r>
      <w:proofErr w:type="spellEnd"/>
      <w:r>
        <w:rPr>
          <w:rFonts w:ascii="Arial" w:hAnsi="Arial"/>
          <w:i/>
          <w:spacing w:val="-1"/>
          <w:w w:val="105"/>
          <w:sz w:val="18"/>
          <w:szCs w:val="18"/>
        </w:rPr>
        <w:t xml:space="preserve"> IBHGC (ENSAM) Paris, </w:t>
      </w:r>
      <w:proofErr w:type="spellStart"/>
      <w:r>
        <w:rPr>
          <w:rFonts w:ascii="Arial" w:hAnsi="Arial"/>
          <w:i/>
          <w:spacing w:val="-1"/>
          <w:w w:val="105"/>
          <w:sz w:val="18"/>
          <w:szCs w:val="18"/>
        </w:rPr>
        <w:t>Université</w:t>
      </w:r>
      <w:proofErr w:type="spellEnd"/>
      <w:r>
        <w:rPr>
          <w:rFonts w:ascii="Arial" w:hAnsi="Arial"/>
          <w:i/>
          <w:spacing w:val="-1"/>
          <w:w w:val="105"/>
          <w:sz w:val="18"/>
          <w:szCs w:val="18"/>
        </w:rPr>
        <w:t xml:space="preserve"> du Luxembourg and I2M Bordeaux.</w:t>
      </w:r>
      <w:r w:rsidRPr="006D7FCA">
        <w:t xml:space="preserve"> </w:t>
      </w:r>
      <w:r w:rsidR="00970E0A" w:rsidRPr="00970E0A">
        <w:rPr>
          <w:rFonts w:ascii="Arial" w:hAnsi="Arial"/>
          <w:i/>
          <w:spacing w:val="-1"/>
          <w:w w:val="105"/>
          <w:sz w:val="18"/>
          <w:szCs w:val="18"/>
        </w:rPr>
        <w:t>Biomechanical Response of Human Skin: A Hierarchical</w:t>
      </w:r>
      <w:r w:rsidR="00970E0A">
        <w:rPr>
          <w:rFonts w:ascii="Arial" w:hAnsi="Arial"/>
          <w:i/>
          <w:spacing w:val="-1"/>
          <w:w w:val="105"/>
          <w:sz w:val="18"/>
          <w:szCs w:val="18"/>
        </w:rPr>
        <w:t xml:space="preserve"> </w:t>
      </w:r>
      <w:r w:rsidR="00970E0A" w:rsidRPr="00970E0A">
        <w:rPr>
          <w:rFonts w:ascii="Arial" w:hAnsi="Arial"/>
          <w:i/>
          <w:spacing w:val="-1"/>
          <w:w w:val="105"/>
          <w:sz w:val="18"/>
          <w:szCs w:val="18"/>
        </w:rPr>
        <w:t>Porous Media Framework.</w:t>
      </w:r>
      <w:r w:rsidR="00AF65AD">
        <w:rPr>
          <w:rFonts w:ascii="Arial" w:hAnsi="Arial"/>
          <w:i/>
          <w:spacing w:val="-1"/>
          <w:w w:val="105"/>
          <w:sz w:val="18"/>
          <w:szCs w:val="18"/>
        </w:rPr>
        <w:t xml:space="preserve"> </w:t>
      </w:r>
      <w:r w:rsidR="00AF65AD" w:rsidRPr="00AF65AD">
        <w:rPr>
          <w:rFonts w:ascii="Arial" w:hAnsi="Arial"/>
          <w:i/>
          <w:spacing w:val="-1"/>
          <w:w w:val="105"/>
          <w:sz w:val="18"/>
          <w:szCs w:val="18"/>
          <w:lang w:val="en-GB"/>
        </w:rPr>
        <w:t xml:space="preserve">Proposed for Prix </w:t>
      </w:r>
      <w:proofErr w:type="spellStart"/>
      <w:r w:rsidR="00AF65AD" w:rsidRPr="00AF65AD">
        <w:rPr>
          <w:rFonts w:ascii="Arial" w:hAnsi="Arial"/>
          <w:i/>
          <w:spacing w:val="-1"/>
          <w:w w:val="105"/>
          <w:sz w:val="18"/>
          <w:szCs w:val="18"/>
          <w:lang w:val="en-GB"/>
        </w:rPr>
        <w:t>Bézier</w:t>
      </w:r>
      <w:proofErr w:type="spellEnd"/>
      <w:r w:rsidR="00AF65AD" w:rsidRPr="00AF65AD">
        <w:rPr>
          <w:rFonts w:ascii="Arial" w:hAnsi="Arial"/>
          <w:i/>
          <w:spacing w:val="-1"/>
          <w:w w:val="105"/>
          <w:sz w:val="18"/>
          <w:szCs w:val="18"/>
          <w:lang w:val="en-GB"/>
        </w:rPr>
        <w:t xml:space="preserve"> (ENSAM) and</w:t>
      </w:r>
      <w:r w:rsidR="00A76FBB" w:rsidRPr="00A76FBB">
        <w:rPr>
          <w:rFonts w:ascii="Arial" w:hAnsi="Arial"/>
          <w:i/>
          <w:spacing w:val="-1"/>
          <w:w w:val="105"/>
          <w:sz w:val="18"/>
          <w:szCs w:val="18"/>
          <w:lang w:val="en-GB"/>
        </w:rPr>
        <w:t xml:space="preserve"> the </w:t>
      </w:r>
      <w:proofErr w:type="spellStart"/>
      <w:r w:rsidR="00A76FBB" w:rsidRPr="00A76FBB">
        <w:rPr>
          <w:rFonts w:ascii="Arial" w:hAnsi="Arial"/>
          <w:i/>
          <w:spacing w:val="-1"/>
          <w:w w:val="105"/>
          <w:sz w:val="18"/>
          <w:szCs w:val="18"/>
          <w:lang w:val="en-GB"/>
        </w:rPr>
        <w:t>Tarrach</w:t>
      </w:r>
      <w:proofErr w:type="spellEnd"/>
      <w:r w:rsidR="00A76FBB" w:rsidRPr="00A76FBB">
        <w:rPr>
          <w:rFonts w:ascii="Arial" w:hAnsi="Arial"/>
          <w:i/>
          <w:spacing w:val="-1"/>
          <w:w w:val="105"/>
          <w:sz w:val="18"/>
          <w:szCs w:val="18"/>
          <w:lang w:val="en-GB"/>
        </w:rPr>
        <w:t xml:space="preserve"> Price </w:t>
      </w:r>
      <w:r w:rsidR="00A76FBB">
        <w:rPr>
          <w:rFonts w:ascii="Arial" w:hAnsi="Arial"/>
          <w:i/>
          <w:spacing w:val="-1"/>
          <w:w w:val="105"/>
          <w:sz w:val="18"/>
          <w:szCs w:val="18"/>
          <w:lang w:val="en-GB"/>
        </w:rPr>
        <w:t xml:space="preserve">from </w:t>
      </w:r>
      <w:r w:rsidR="00A76FBB" w:rsidRPr="00A76FBB">
        <w:rPr>
          <w:rFonts w:ascii="Arial" w:hAnsi="Arial"/>
          <w:i/>
          <w:spacing w:val="-1"/>
          <w:w w:val="105"/>
          <w:sz w:val="18"/>
          <w:szCs w:val="18"/>
          <w:lang w:val="en-GB"/>
        </w:rPr>
        <w:t>“</w:t>
      </w:r>
      <w:hyperlink r:id="rId9" w:tooltip="Original URL: http://amis-uni.lu/. Click or tap if you trust this link." w:history="1">
        <w:r w:rsidR="00A76FBB" w:rsidRPr="00A76FBB">
          <w:rPr>
            <w:rStyle w:val="Lienhypertexte"/>
            <w:rFonts w:ascii="Arial" w:hAnsi="Arial"/>
            <w:i/>
            <w:spacing w:val="-1"/>
            <w:w w:val="105"/>
            <w:sz w:val="18"/>
            <w:szCs w:val="18"/>
            <w:lang w:val="en-GB"/>
          </w:rPr>
          <w:t xml:space="preserve">Les Amis de </w:t>
        </w:r>
        <w:proofErr w:type="spellStart"/>
        <w:r w:rsidR="00A76FBB" w:rsidRPr="00A76FBB">
          <w:rPr>
            <w:rStyle w:val="Lienhypertexte"/>
            <w:rFonts w:ascii="Arial" w:hAnsi="Arial"/>
            <w:i/>
            <w:spacing w:val="-1"/>
            <w:w w:val="105"/>
            <w:sz w:val="18"/>
            <w:szCs w:val="18"/>
            <w:lang w:val="en-GB"/>
          </w:rPr>
          <w:t>l’Université</w:t>
        </w:r>
        <w:proofErr w:type="spellEnd"/>
        <w:r w:rsidR="00A76FBB" w:rsidRPr="00A76FBB">
          <w:rPr>
            <w:rStyle w:val="Lienhypertexte"/>
            <w:rFonts w:ascii="Arial" w:hAnsi="Arial"/>
            <w:i/>
            <w:spacing w:val="-1"/>
            <w:w w:val="105"/>
            <w:sz w:val="18"/>
            <w:szCs w:val="18"/>
            <w:lang w:val="en-GB"/>
          </w:rPr>
          <w:t xml:space="preserve"> du Luxembourg </w:t>
        </w:r>
      </w:hyperlink>
      <w:r w:rsidR="00A76FBB">
        <w:rPr>
          <w:rFonts w:ascii="Arial" w:hAnsi="Arial"/>
          <w:i/>
          <w:spacing w:val="-1"/>
          <w:w w:val="105"/>
          <w:sz w:val="18"/>
          <w:szCs w:val="18"/>
          <w:lang w:val="en-GB"/>
        </w:rPr>
        <w:t xml:space="preserve">“. Awarded the 2025 </w:t>
      </w:r>
      <w:r w:rsidR="00AF65AD" w:rsidRPr="00AF65AD">
        <w:rPr>
          <w:rFonts w:ascii="Arial" w:hAnsi="Arial"/>
          <w:i/>
          <w:spacing w:val="-1"/>
          <w:w w:val="105"/>
          <w:sz w:val="18"/>
          <w:szCs w:val="18"/>
          <w:lang w:val="en-GB"/>
        </w:rPr>
        <w:t>Excellent Thesis Award (U</w:t>
      </w:r>
      <w:r w:rsidR="00AF65AD">
        <w:rPr>
          <w:rFonts w:ascii="Arial" w:hAnsi="Arial"/>
          <w:i/>
          <w:spacing w:val="-1"/>
          <w:w w:val="105"/>
          <w:sz w:val="18"/>
          <w:szCs w:val="18"/>
          <w:lang w:val="en-GB"/>
        </w:rPr>
        <w:t>niversity of Luxembourg).</w:t>
      </w:r>
    </w:p>
    <w:p w14:paraId="27E6E2ED" w14:textId="04DA694D" w:rsidR="006D7FCA" w:rsidRPr="00970E0A" w:rsidRDefault="006D7FCA" w:rsidP="00970E0A">
      <w:pPr>
        <w:spacing w:before="240"/>
        <w:ind w:left="828" w:right="828"/>
        <w:rPr>
          <w:rFonts w:ascii="Arial" w:hAnsi="Arial"/>
          <w:i/>
          <w:spacing w:val="-1"/>
          <w:w w:val="105"/>
          <w:sz w:val="18"/>
          <w:szCs w:val="18"/>
          <w:lang w:val="fr-FR"/>
        </w:rPr>
      </w:pPr>
      <w:r w:rsidRPr="00CC6142">
        <w:rPr>
          <w:rFonts w:ascii="Arial" w:hAnsi="Arial"/>
          <w:b/>
          <w:sz w:val="18"/>
          <w:szCs w:val="18"/>
          <w:lang w:val="fr-FR"/>
        </w:rPr>
        <w:t>École</w:t>
      </w:r>
      <w:r w:rsidRPr="00CC6142">
        <w:rPr>
          <w:rFonts w:ascii="Arial" w:hAnsi="Arial"/>
          <w:b/>
          <w:spacing w:val="16"/>
          <w:sz w:val="18"/>
          <w:szCs w:val="18"/>
          <w:lang w:val="fr-FR"/>
        </w:rPr>
        <w:t xml:space="preserve"> </w:t>
      </w:r>
      <w:r w:rsidRPr="00CC6142">
        <w:rPr>
          <w:rFonts w:ascii="Arial" w:hAnsi="Arial"/>
          <w:b/>
          <w:sz w:val="18"/>
          <w:szCs w:val="18"/>
          <w:lang w:val="fr-FR"/>
        </w:rPr>
        <w:t>Normale</w:t>
      </w:r>
      <w:r w:rsidRPr="00CC6142">
        <w:rPr>
          <w:rFonts w:ascii="Arial" w:hAnsi="Arial"/>
          <w:b/>
          <w:spacing w:val="16"/>
          <w:sz w:val="18"/>
          <w:szCs w:val="18"/>
          <w:lang w:val="fr-FR"/>
        </w:rPr>
        <w:t xml:space="preserve"> </w:t>
      </w:r>
      <w:r w:rsidRPr="00CC6142">
        <w:rPr>
          <w:rFonts w:ascii="Arial" w:hAnsi="Arial"/>
          <w:b/>
          <w:sz w:val="18"/>
          <w:szCs w:val="18"/>
          <w:lang w:val="fr-FR"/>
        </w:rPr>
        <w:t>Supérieure</w:t>
      </w:r>
      <w:r w:rsidR="00FA1076">
        <w:rPr>
          <w:rFonts w:ascii="Arial" w:hAnsi="Arial"/>
          <w:b/>
          <w:sz w:val="18"/>
          <w:szCs w:val="18"/>
          <w:lang w:val="fr-FR"/>
        </w:rPr>
        <w:t xml:space="preserve"> (ENS)</w:t>
      </w:r>
      <w:r w:rsidRPr="00CC6142">
        <w:rPr>
          <w:rFonts w:ascii="Arial" w:hAnsi="Arial"/>
          <w:b/>
          <w:spacing w:val="16"/>
          <w:sz w:val="18"/>
          <w:szCs w:val="18"/>
          <w:lang w:val="fr-FR"/>
        </w:rPr>
        <w:t xml:space="preserve"> </w:t>
      </w:r>
      <w:r w:rsidRPr="00CC6142">
        <w:rPr>
          <w:rFonts w:ascii="Arial" w:hAnsi="Arial"/>
          <w:b/>
          <w:sz w:val="18"/>
          <w:szCs w:val="18"/>
          <w:lang w:val="fr-FR"/>
        </w:rPr>
        <w:t>Paris-Saclay</w:t>
      </w:r>
      <w:r w:rsidRPr="00CC6142">
        <w:rPr>
          <w:rFonts w:ascii="Arial" w:hAnsi="Arial"/>
          <w:b/>
          <w:spacing w:val="16"/>
          <w:sz w:val="18"/>
          <w:szCs w:val="18"/>
          <w:lang w:val="fr-FR"/>
        </w:rPr>
        <w:t xml:space="preserve"> </w:t>
      </w:r>
      <w:r w:rsidRPr="00CC6142">
        <w:rPr>
          <w:rFonts w:ascii="Arial" w:hAnsi="Arial"/>
          <w:b/>
          <w:sz w:val="18"/>
          <w:szCs w:val="18"/>
          <w:lang w:val="fr-FR"/>
        </w:rPr>
        <w:t>–</w:t>
      </w:r>
      <w:r w:rsidRPr="00CC6142">
        <w:rPr>
          <w:rFonts w:ascii="Arial" w:hAnsi="Arial"/>
          <w:b/>
          <w:spacing w:val="17"/>
          <w:sz w:val="18"/>
          <w:szCs w:val="18"/>
          <w:lang w:val="fr-FR"/>
        </w:rPr>
        <w:t xml:space="preserve"> </w:t>
      </w:r>
      <w:r w:rsidRPr="00CC6142">
        <w:rPr>
          <w:rFonts w:ascii="Arial" w:hAnsi="Arial"/>
          <w:b/>
          <w:sz w:val="18"/>
          <w:szCs w:val="18"/>
          <w:lang w:val="fr-FR"/>
        </w:rPr>
        <w:t>2018-2020</w:t>
      </w:r>
    </w:p>
    <w:p w14:paraId="5F9C5F5C" w14:textId="77777777" w:rsidR="006D7FCA" w:rsidRPr="00CC6142" w:rsidRDefault="006D7FCA" w:rsidP="006D7FCA">
      <w:pPr>
        <w:pStyle w:val="Paragraphedeliste"/>
        <w:numPr>
          <w:ilvl w:val="0"/>
          <w:numId w:val="30"/>
        </w:numPr>
        <w:tabs>
          <w:tab w:val="left" w:pos="2021"/>
        </w:tabs>
        <w:spacing w:before="5"/>
        <w:ind w:left="1343" w:right="828" w:hanging="209"/>
        <w:rPr>
          <w:rFonts w:ascii="Arial" w:hAnsi="Arial"/>
          <w:i/>
          <w:sz w:val="18"/>
          <w:szCs w:val="18"/>
        </w:rPr>
      </w:pPr>
      <w:r w:rsidRPr="00CC6142">
        <w:rPr>
          <w:rFonts w:ascii="Arial" w:hAnsi="Arial"/>
          <w:i/>
          <w:sz w:val="18"/>
          <w:szCs w:val="18"/>
        </w:rPr>
        <w:t>10</w:t>
      </w:r>
      <w:r w:rsidRPr="00CC6142">
        <w:rPr>
          <w:rFonts w:ascii="Arial" w:hAnsi="Arial"/>
          <w:i/>
          <w:spacing w:val="12"/>
          <w:sz w:val="18"/>
          <w:szCs w:val="18"/>
        </w:rPr>
        <w:t xml:space="preserve"> </w:t>
      </w:r>
      <w:r w:rsidRPr="00CC6142">
        <w:rPr>
          <w:rFonts w:ascii="Arial" w:hAnsi="Arial"/>
          <w:i/>
          <w:sz w:val="18"/>
          <w:szCs w:val="18"/>
        </w:rPr>
        <w:t>months</w:t>
      </w:r>
      <w:r w:rsidRPr="00CC6142">
        <w:rPr>
          <w:rFonts w:ascii="Arial" w:hAnsi="Arial"/>
          <w:i/>
          <w:spacing w:val="13"/>
          <w:sz w:val="18"/>
          <w:szCs w:val="18"/>
        </w:rPr>
        <w:t xml:space="preserve"> </w:t>
      </w:r>
      <w:r w:rsidRPr="00CC6142">
        <w:rPr>
          <w:rFonts w:ascii="Arial" w:hAnsi="Arial"/>
          <w:i/>
          <w:sz w:val="18"/>
          <w:szCs w:val="18"/>
        </w:rPr>
        <w:t>internship</w:t>
      </w:r>
      <w:r w:rsidRPr="00CC6142">
        <w:rPr>
          <w:rFonts w:ascii="Arial" w:hAnsi="Arial"/>
          <w:i/>
          <w:spacing w:val="13"/>
          <w:sz w:val="18"/>
          <w:szCs w:val="18"/>
        </w:rPr>
        <w:t xml:space="preserve"> </w:t>
      </w:r>
      <w:r w:rsidRPr="00CC6142">
        <w:rPr>
          <w:rFonts w:ascii="Arial" w:hAnsi="Arial"/>
          <w:i/>
          <w:sz w:val="18"/>
          <w:szCs w:val="18"/>
        </w:rPr>
        <w:t>at</w:t>
      </w:r>
      <w:r w:rsidRPr="00CC6142">
        <w:rPr>
          <w:rFonts w:ascii="Arial" w:hAnsi="Arial"/>
          <w:i/>
          <w:color w:val="0562C1"/>
          <w:spacing w:val="12"/>
          <w:sz w:val="18"/>
          <w:szCs w:val="18"/>
        </w:rPr>
        <w:t xml:space="preserve"> </w:t>
      </w:r>
      <w:hyperlink r:id="rId10" w:history="1">
        <w:r w:rsidRPr="003018EE">
          <w:rPr>
            <w:rStyle w:val="Lienhypertexte"/>
            <w:rFonts w:ascii="Arial" w:hAnsi="Arial" w:cs="Arial"/>
            <w:i/>
            <w:iCs/>
            <w:color w:val="31849B" w:themeColor="accent5" w:themeShade="BF"/>
            <w:sz w:val="18"/>
            <w:szCs w:val="18"/>
          </w:rPr>
          <w:t>Legato Team</w:t>
        </w:r>
      </w:hyperlink>
      <w:r w:rsidRPr="003018EE">
        <w:rPr>
          <w:rStyle w:val="Lienhypertexte"/>
          <w:rFonts w:ascii="Arial" w:hAnsi="Arial" w:cs="Arial"/>
          <w:i/>
          <w:iCs/>
          <w:color w:val="31849B" w:themeColor="accent5" w:themeShade="BF"/>
          <w:sz w:val="20"/>
          <w:szCs w:val="20"/>
        </w:rPr>
        <w:t xml:space="preserve"> </w:t>
      </w:r>
      <w:r w:rsidRPr="00CC6142">
        <w:rPr>
          <w:rFonts w:ascii="Arial" w:hAnsi="Arial"/>
          <w:i/>
          <w:sz w:val="18"/>
          <w:szCs w:val="18"/>
        </w:rPr>
        <w:t>/</w:t>
      </w:r>
      <w:r w:rsidRPr="00CC6142">
        <w:rPr>
          <w:rFonts w:ascii="Arial" w:hAnsi="Arial"/>
          <w:i/>
          <w:spacing w:val="11"/>
          <w:sz w:val="18"/>
          <w:szCs w:val="18"/>
        </w:rPr>
        <w:t xml:space="preserve"> </w:t>
      </w:r>
      <w:proofErr w:type="spellStart"/>
      <w:r w:rsidRPr="00CC6142">
        <w:rPr>
          <w:rFonts w:ascii="Arial" w:hAnsi="Arial"/>
          <w:i/>
          <w:sz w:val="18"/>
          <w:szCs w:val="18"/>
        </w:rPr>
        <w:t>Université</w:t>
      </w:r>
      <w:proofErr w:type="spellEnd"/>
      <w:r w:rsidRPr="00CC6142">
        <w:rPr>
          <w:rFonts w:ascii="Arial" w:hAnsi="Arial"/>
          <w:i/>
          <w:spacing w:val="13"/>
          <w:sz w:val="18"/>
          <w:szCs w:val="18"/>
        </w:rPr>
        <w:t xml:space="preserve"> </w:t>
      </w:r>
      <w:r w:rsidRPr="00CC6142">
        <w:rPr>
          <w:rFonts w:ascii="Arial" w:hAnsi="Arial"/>
          <w:i/>
          <w:sz w:val="18"/>
          <w:szCs w:val="18"/>
        </w:rPr>
        <w:t>du</w:t>
      </w:r>
      <w:r w:rsidRPr="00CC6142">
        <w:rPr>
          <w:rFonts w:ascii="Arial" w:hAnsi="Arial"/>
          <w:i/>
          <w:spacing w:val="11"/>
          <w:sz w:val="18"/>
          <w:szCs w:val="18"/>
        </w:rPr>
        <w:t xml:space="preserve"> </w:t>
      </w:r>
      <w:r w:rsidRPr="00CC6142">
        <w:rPr>
          <w:rFonts w:ascii="Arial" w:hAnsi="Arial"/>
          <w:i/>
          <w:sz w:val="18"/>
          <w:szCs w:val="18"/>
        </w:rPr>
        <w:t>Luxembourg–</w:t>
      </w:r>
      <w:r w:rsidRPr="00CC6142">
        <w:rPr>
          <w:rFonts w:ascii="Arial" w:hAnsi="Arial"/>
          <w:i/>
          <w:spacing w:val="10"/>
          <w:sz w:val="18"/>
          <w:szCs w:val="18"/>
        </w:rPr>
        <w:t xml:space="preserve"> </w:t>
      </w:r>
      <w:r w:rsidRPr="00CC6142">
        <w:rPr>
          <w:rFonts w:ascii="Arial" w:hAnsi="Arial"/>
          <w:i/>
          <w:sz w:val="18"/>
          <w:szCs w:val="18"/>
        </w:rPr>
        <w:t>2021-2022</w:t>
      </w:r>
    </w:p>
    <w:p w14:paraId="0D032E48" w14:textId="77777777" w:rsidR="006D7FCA" w:rsidRPr="00CC6142" w:rsidRDefault="006D7FCA" w:rsidP="006D7FCA">
      <w:pPr>
        <w:pStyle w:val="Paragraphedeliste"/>
        <w:numPr>
          <w:ilvl w:val="0"/>
          <w:numId w:val="30"/>
        </w:numPr>
        <w:tabs>
          <w:tab w:val="left" w:pos="2021"/>
        </w:tabs>
        <w:spacing w:before="5" w:line="263" w:lineRule="exact"/>
        <w:ind w:left="1342" w:right="828"/>
        <w:rPr>
          <w:rFonts w:ascii="Arial" w:hAnsi="Arial"/>
          <w:i/>
          <w:sz w:val="18"/>
          <w:szCs w:val="18"/>
        </w:rPr>
      </w:pPr>
      <w:r w:rsidRPr="00CC6142">
        <w:rPr>
          <w:rFonts w:ascii="Arial" w:hAnsi="Arial"/>
          <w:i/>
          <w:spacing w:val="-2"/>
          <w:w w:val="105"/>
          <w:sz w:val="18"/>
          <w:szCs w:val="18"/>
        </w:rPr>
        <w:t>Master</w:t>
      </w:r>
      <w:r w:rsidRPr="00CC6142">
        <w:rPr>
          <w:rFonts w:ascii="Arial" w:hAnsi="Arial"/>
          <w:i/>
          <w:spacing w:val="-12"/>
          <w:w w:val="105"/>
          <w:sz w:val="18"/>
          <w:szCs w:val="18"/>
        </w:rPr>
        <w:t xml:space="preserve"> </w:t>
      </w:r>
      <w:r w:rsidRPr="00CC6142">
        <w:rPr>
          <w:rFonts w:ascii="Arial" w:hAnsi="Arial"/>
          <w:i/>
          <w:spacing w:val="-2"/>
          <w:w w:val="105"/>
          <w:sz w:val="18"/>
          <w:szCs w:val="18"/>
        </w:rPr>
        <w:t>1</w:t>
      </w:r>
      <w:r w:rsidRPr="00CC6142">
        <w:rPr>
          <w:rFonts w:ascii="Arial" w:hAnsi="Arial"/>
          <w:i/>
          <w:spacing w:val="-11"/>
          <w:w w:val="105"/>
          <w:sz w:val="18"/>
          <w:szCs w:val="18"/>
        </w:rPr>
        <w:t xml:space="preserve"> </w:t>
      </w:r>
      <w:r w:rsidRPr="00CC6142">
        <w:rPr>
          <w:rFonts w:ascii="Arial" w:hAnsi="Arial"/>
          <w:i/>
          <w:spacing w:val="-1"/>
          <w:w w:val="105"/>
          <w:sz w:val="18"/>
          <w:szCs w:val="18"/>
        </w:rPr>
        <w:t>in</w:t>
      </w:r>
      <w:r w:rsidRPr="00CC6142">
        <w:rPr>
          <w:rFonts w:ascii="Arial" w:hAnsi="Arial"/>
          <w:i/>
          <w:spacing w:val="-11"/>
          <w:w w:val="105"/>
          <w:sz w:val="18"/>
          <w:szCs w:val="18"/>
        </w:rPr>
        <w:t xml:space="preserve"> </w:t>
      </w:r>
      <w:r w:rsidRPr="00CC6142">
        <w:rPr>
          <w:rFonts w:ascii="Arial" w:hAnsi="Arial"/>
          <w:i/>
          <w:spacing w:val="-1"/>
          <w:w w:val="105"/>
          <w:sz w:val="18"/>
          <w:szCs w:val="18"/>
        </w:rPr>
        <w:t>Mechanical</w:t>
      </w:r>
      <w:r w:rsidRPr="00CC6142">
        <w:rPr>
          <w:rFonts w:ascii="Arial" w:hAnsi="Arial"/>
          <w:i/>
          <w:spacing w:val="-12"/>
          <w:w w:val="105"/>
          <w:sz w:val="18"/>
          <w:szCs w:val="18"/>
        </w:rPr>
        <w:t xml:space="preserve"> </w:t>
      </w:r>
      <w:r w:rsidRPr="00CC6142">
        <w:rPr>
          <w:rFonts w:ascii="Arial" w:hAnsi="Arial"/>
          <w:i/>
          <w:spacing w:val="-1"/>
          <w:w w:val="105"/>
          <w:sz w:val="18"/>
          <w:szCs w:val="18"/>
        </w:rPr>
        <w:t>Sciences</w:t>
      </w:r>
      <w:r w:rsidRPr="00CC6142">
        <w:rPr>
          <w:rFonts w:ascii="Arial" w:hAnsi="Arial"/>
          <w:i/>
          <w:spacing w:val="-11"/>
          <w:w w:val="105"/>
          <w:sz w:val="18"/>
          <w:szCs w:val="18"/>
        </w:rPr>
        <w:t xml:space="preserve"> </w:t>
      </w:r>
      <w:r w:rsidRPr="00CC6142">
        <w:rPr>
          <w:rFonts w:ascii="Arial" w:hAnsi="Arial"/>
          <w:i/>
          <w:spacing w:val="-1"/>
          <w:w w:val="105"/>
          <w:sz w:val="18"/>
          <w:szCs w:val="18"/>
        </w:rPr>
        <w:t>and</w:t>
      </w:r>
      <w:r w:rsidRPr="00CC6142">
        <w:rPr>
          <w:rFonts w:ascii="Arial" w:hAnsi="Arial"/>
          <w:i/>
          <w:spacing w:val="-12"/>
          <w:w w:val="105"/>
          <w:sz w:val="18"/>
          <w:szCs w:val="18"/>
        </w:rPr>
        <w:t xml:space="preserve"> </w:t>
      </w:r>
      <w:r w:rsidRPr="00CC6142">
        <w:rPr>
          <w:rFonts w:ascii="Arial" w:hAnsi="Arial"/>
          <w:i/>
          <w:spacing w:val="-1"/>
          <w:w w:val="105"/>
          <w:sz w:val="18"/>
          <w:szCs w:val="18"/>
        </w:rPr>
        <w:t>Manufacturing.</w:t>
      </w:r>
      <w:r w:rsidRPr="00CC6142">
        <w:rPr>
          <w:rFonts w:ascii="Arial" w:hAnsi="Arial"/>
          <w:i/>
          <w:spacing w:val="-12"/>
          <w:w w:val="105"/>
          <w:sz w:val="18"/>
          <w:szCs w:val="18"/>
        </w:rPr>
        <w:t xml:space="preserve"> </w:t>
      </w:r>
      <w:r w:rsidRPr="00CC6142">
        <w:rPr>
          <w:rFonts w:ascii="Arial" w:hAnsi="Arial"/>
          <w:i/>
          <w:spacing w:val="-1"/>
          <w:w w:val="105"/>
          <w:sz w:val="18"/>
          <w:szCs w:val="18"/>
        </w:rPr>
        <w:t>2019-2020</w:t>
      </w:r>
      <w:r w:rsidRPr="00CC6142">
        <w:rPr>
          <w:rFonts w:ascii="Arial" w:hAnsi="Arial"/>
          <w:i/>
          <w:spacing w:val="-11"/>
          <w:w w:val="105"/>
          <w:sz w:val="18"/>
          <w:szCs w:val="18"/>
        </w:rPr>
        <w:t xml:space="preserve"> </w:t>
      </w:r>
      <w:r w:rsidRPr="00CC6142">
        <w:rPr>
          <w:rFonts w:ascii="Arial" w:hAnsi="Arial"/>
          <w:i/>
          <w:spacing w:val="-1"/>
          <w:w w:val="105"/>
          <w:sz w:val="18"/>
          <w:szCs w:val="18"/>
        </w:rPr>
        <w:t>–</w:t>
      </w:r>
      <w:r w:rsidRPr="00CC6142">
        <w:rPr>
          <w:rFonts w:ascii="Arial" w:hAnsi="Arial"/>
          <w:i/>
          <w:spacing w:val="-13"/>
          <w:w w:val="105"/>
          <w:sz w:val="18"/>
          <w:szCs w:val="18"/>
        </w:rPr>
        <w:t xml:space="preserve"> </w:t>
      </w:r>
      <w:r w:rsidRPr="00CC6142">
        <w:rPr>
          <w:rFonts w:ascii="Arial" w:hAnsi="Arial"/>
          <w:i/>
          <w:spacing w:val="-1"/>
          <w:w w:val="105"/>
          <w:sz w:val="18"/>
          <w:szCs w:val="18"/>
        </w:rPr>
        <w:t>(Rank:</w:t>
      </w:r>
      <w:r w:rsidRPr="00CC6142">
        <w:rPr>
          <w:rFonts w:ascii="Arial" w:hAnsi="Arial"/>
          <w:i/>
          <w:spacing w:val="-12"/>
          <w:w w:val="105"/>
          <w:sz w:val="18"/>
          <w:szCs w:val="18"/>
        </w:rPr>
        <w:t xml:space="preserve"> </w:t>
      </w:r>
      <w:r w:rsidRPr="00CC6142">
        <w:rPr>
          <w:rFonts w:ascii="Arial" w:hAnsi="Arial"/>
          <w:i/>
          <w:spacing w:val="-1"/>
          <w:w w:val="105"/>
          <w:sz w:val="18"/>
          <w:szCs w:val="18"/>
        </w:rPr>
        <w:t>1/18)</w:t>
      </w:r>
    </w:p>
    <w:p w14:paraId="4E133C2C" w14:textId="78FEFA19" w:rsidR="006D7FCA" w:rsidRPr="00CC6142" w:rsidRDefault="006D7FCA" w:rsidP="006D7FCA">
      <w:pPr>
        <w:pStyle w:val="Paragraphedeliste"/>
        <w:numPr>
          <w:ilvl w:val="0"/>
          <w:numId w:val="30"/>
        </w:numPr>
        <w:tabs>
          <w:tab w:val="left" w:pos="2021"/>
        </w:tabs>
        <w:spacing w:line="244" w:lineRule="auto"/>
        <w:ind w:left="1342" w:right="828"/>
        <w:rPr>
          <w:rFonts w:ascii="Arial" w:hAnsi="Arial"/>
          <w:i/>
          <w:sz w:val="18"/>
          <w:szCs w:val="18"/>
        </w:rPr>
      </w:pPr>
      <w:r w:rsidRPr="00CC6142">
        <w:rPr>
          <w:rFonts w:ascii="Arial" w:hAnsi="Arial"/>
          <w:i/>
          <w:sz w:val="18"/>
          <w:szCs w:val="18"/>
        </w:rPr>
        <w:t>Bachelor’s</w:t>
      </w:r>
      <w:r w:rsidRPr="00CC6142">
        <w:rPr>
          <w:rFonts w:ascii="Arial" w:hAnsi="Arial"/>
          <w:i/>
          <w:spacing w:val="14"/>
          <w:sz w:val="18"/>
          <w:szCs w:val="18"/>
        </w:rPr>
        <w:t xml:space="preserve"> </w:t>
      </w:r>
      <w:r w:rsidRPr="00CC6142">
        <w:rPr>
          <w:rFonts w:ascii="Arial" w:hAnsi="Arial"/>
          <w:i/>
          <w:sz w:val="18"/>
          <w:szCs w:val="18"/>
        </w:rPr>
        <w:t>degree</w:t>
      </w:r>
      <w:r w:rsidRPr="00CC6142">
        <w:rPr>
          <w:rFonts w:ascii="Arial" w:hAnsi="Arial"/>
          <w:i/>
          <w:spacing w:val="15"/>
          <w:sz w:val="18"/>
          <w:szCs w:val="18"/>
        </w:rPr>
        <w:t xml:space="preserve"> </w:t>
      </w:r>
      <w:r w:rsidRPr="00CC6142">
        <w:rPr>
          <w:rFonts w:ascii="Arial" w:hAnsi="Arial"/>
          <w:i/>
          <w:sz w:val="18"/>
          <w:szCs w:val="18"/>
        </w:rPr>
        <w:t>in</w:t>
      </w:r>
      <w:r w:rsidRPr="00CC6142">
        <w:rPr>
          <w:rFonts w:ascii="Arial" w:hAnsi="Arial"/>
          <w:i/>
          <w:spacing w:val="15"/>
          <w:sz w:val="18"/>
          <w:szCs w:val="18"/>
        </w:rPr>
        <w:t xml:space="preserve"> </w:t>
      </w:r>
      <w:r w:rsidRPr="00CC6142">
        <w:rPr>
          <w:rFonts w:ascii="Arial" w:hAnsi="Arial"/>
          <w:i/>
          <w:sz w:val="18"/>
          <w:szCs w:val="18"/>
        </w:rPr>
        <w:t>Engineering</w:t>
      </w:r>
      <w:r w:rsidRPr="00CC6142">
        <w:rPr>
          <w:rFonts w:ascii="Arial" w:hAnsi="Arial"/>
          <w:i/>
          <w:spacing w:val="14"/>
          <w:sz w:val="18"/>
          <w:szCs w:val="18"/>
        </w:rPr>
        <w:t xml:space="preserve"> </w:t>
      </w:r>
      <w:r w:rsidRPr="00CC6142">
        <w:rPr>
          <w:rFonts w:ascii="Arial" w:hAnsi="Arial"/>
          <w:i/>
          <w:sz w:val="18"/>
          <w:szCs w:val="18"/>
        </w:rPr>
        <w:t>Sciences</w:t>
      </w:r>
      <w:r w:rsidRPr="00CC6142">
        <w:rPr>
          <w:rFonts w:ascii="Arial" w:hAnsi="Arial"/>
          <w:i/>
          <w:spacing w:val="15"/>
          <w:sz w:val="18"/>
          <w:szCs w:val="18"/>
        </w:rPr>
        <w:t xml:space="preserve"> </w:t>
      </w:r>
      <w:r w:rsidR="00FA1076">
        <w:rPr>
          <w:rFonts w:ascii="Arial" w:hAnsi="Arial"/>
          <w:i/>
          <w:spacing w:val="15"/>
          <w:sz w:val="18"/>
          <w:szCs w:val="18"/>
        </w:rPr>
        <w:t>(</w:t>
      </w:r>
      <w:r w:rsidRPr="00CC6142">
        <w:rPr>
          <w:rFonts w:ascii="Arial" w:hAnsi="Arial"/>
          <w:i/>
          <w:sz w:val="18"/>
          <w:szCs w:val="18"/>
        </w:rPr>
        <w:t>Mechanical</w:t>
      </w:r>
      <w:r w:rsidRPr="00CC6142">
        <w:rPr>
          <w:rFonts w:ascii="Arial" w:hAnsi="Arial"/>
          <w:i/>
          <w:spacing w:val="14"/>
          <w:sz w:val="18"/>
          <w:szCs w:val="18"/>
        </w:rPr>
        <w:t xml:space="preserve"> </w:t>
      </w:r>
      <w:r w:rsidRPr="00CC6142">
        <w:rPr>
          <w:rFonts w:ascii="Arial" w:hAnsi="Arial"/>
          <w:i/>
          <w:sz w:val="18"/>
          <w:szCs w:val="18"/>
        </w:rPr>
        <w:t>Engineering</w:t>
      </w:r>
      <w:r w:rsidR="00FA1076">
        <w:rPr>
          <w:rFonts w:ascii="Arial" w:hAnsi="Arial"/>
          <w:i/>
          <w:sz w:val="18"/>
          <w:szCs w:val="18"/>
        </w:rPr>
        <w:t>)</w:t>
      </w:r>
      <w:r w:rsidRPr="00CC6142">
        <w:rPr>
          <w:rFonts w:ascii="Arial" w:hAnsi="Arial"/>
          <w:i/>
          <w:spacing w:val="1"/>
          <w:sz w:val="18"/>
          <w:szCs w:val="18"/>
        </w:rPr>
        <w:t xml:space="preserve"> </w:t>
      </w:r>
      <w:r w:rsidRPr="00CC6142">
        <w:rPr>
          <w:rFonts w:ascii="Arial" w:hAnsi="Arial"/>
          <w:i/>
          <w:w w:val="105"/>
          <w:sz w:val="18"/>
          <w:szCs w:val="18"/>
        </w:rPr>
        <w:t>Received</w:t>
      </w:r>
      <w:r w:rsidRPr="00CC6142">
        <w:rPr>
          <w:rFonts w:ascii="Arial" w:hAnsi="Arial"/>
          <w:i/>
          <w:spacing w:val="-5"/>
          <w:w w:val="105"/>
          <w:sz w:val="18"/>
          <w:szCs w:val="18"/>
        </w:rPr>
        <w:t xml:space="preserve"> </w:t>
      </w:r>
      <w:r w:rsidRPr="00CC6142">
        <w:rPr>
          <w:rFonts w:ascii="Arial" w:hAnsi="Arial"/>
          <w:i/>
          <w:w w:val="105"/>
          <w:sz w:val="18"/>
          <w:szCs w:val="18"/>
        </w:rPr>
        <w:t>with</w:t>
      </w:r>
      <w:r w:rsidRPr="00CC6142">
        <w:rPr>
          <w:rFonts w:ascii="Arial" w:hAnsi="Arial"/>
          <w:i/>
          <w:spacing w:val="-3"/>
          <w:w w:val="105"/>
          <w:sz w:val="18"/>
          <w:szCs w:val="18"/>
        </w:rPr>
        <w:t xml:space="preserve"> </w:t>
      </w:r>
      <w:proofErr w:type="spellStart"/>
      <w:r w:rsidRPr="00CC6142">
        <w:rPr>
          <w:rFonts w:ascii="Arial" w:hAnsi="Arial"/>
          <w:i/>
          <w:w w:val="105"/>
          <w:sz w:val="18"/>
          <w:szCs w:val="18"/>
        </w:rPr>
        <w:t>honours</w:t>
      </w:r>
      <w:proofErr w:type="spellEnd"/>
      <w:r w:rsidRPr="00CC6142">
        <w:rPr>
          <w:rFonts w:ascii="Arial" w:hAnsi="Arial"/>
          <w:i/>
          <w:spacing w:val="-2"/>
          <w:w w:val="105"/>
          <w:sz w:val="18"/>
          <w:szCs w:val="18"/>
        </w:rPr>
        <w:t xml:space="preserve"> </w:t>
      </w:r>
      <w:r w:rsidRPr="00CC6142">
        <w:rPr>
          <w:rFonts w:ascii="Arial" w:hAnsi="Arial"/>
          <w:i/>
          <w:w w:val="105"/>
          <w:sz w:val="18"/>
          <w:szCs w:val="18"/>
        </w:rPr>
        <w:t>(Rank:</w:t>
      </w:r>
      <w:r w:rsidRPr="00CC6142">
        <w:rPr>
          <w:rFonts w:ascii="Arial" w:hAnsi="Arial"/>
          <w:i/>
          <w:spacing w:val="-4"/>
          <w:w w:val="105"/>
          <w:sz w:val="18"/>
          <w:szCs w:val="18"/>
        </w:rPr>
        <w:t xml:space="preserve"> </w:t>
      </w:r>
      <w:r w:rsidRPr="00CC6142">
        <w:rPr>
          <w:rFonts w:ascii="Arial" w:hAnsi="Arial"/>
          <w:i/>
          <w:w w:val="105"/>
          <w:sz w:val="18"/>
          <w:szCs w:val="18"/>
        </w:rPr>
        <w:t>12/70)</w:t>
      </w:r>
    </w:p>
    <w:p w14:paraId="0D9146E9" w14:textId="6DB55DD3" w:rsidR="002F3054" w:rsidRPr="00CC6142" w:rsidRDefault="00B72376" w:rsidP="00CC6142">
      <w:pPr>
        <w:spacing w:before="163"/>
        <w:ind w:left="828" w:right="828"/>
        <w:rPr>
          <w:rFonts w:ascii="Arial" w:hAnsi="Arial"/>
          <w:b/>
          <w:sz w:val="18"/>
          <w:szCs w:val="18"/>
          <w:lang w:val="fr-FR"/>
        </w:rPr>
      </w:pPr>
      <w:r w:rsidRPr="00CC6142">
        <w:rPr>
          <w:rFonts w:ascii="Arial" w:hAnsi="Arial"/>
          <w:b/>
          <w:spacing w:val="-1"/>
          <w:w w:val="105"/>
          <w:sz w:val="18"/>
          <w:szCs w:val="18"/>
          <w:lang w:val="fr-FR"/>
        </w:rPr>
        <w:t>École</w:t>
      </w:r>
      <w:r w:rsidRPr="00CC6142">
        <w:rPr>
          <w:rFonts w:ascii="Arial" w:hAnsi="Arial"/>
          <w:b/>
          <w:spacing w:val="-12"/>
          <w:w w:val="105"/>
          <w:sz w:val="18"/>
          <w:szCs w:val="18"/>
          <w:lang w:val="fr-FR"/>
        </w:rPr>
        <w:t xml:space="preserve"> </w:t>
      </w:r>
      <w:r w:rsidRPr="00CC6142">
        <w:rPr>
          <w:rFonts w:ascii="Arial" w:hAnsi="Arial"/>
          <w:b/>
          <w:spacing w:val="-1"/>
          <w:w w:val="105"/>
          <w:sz w:val="18"/>
          <w:szCs w:val="18"/>
          <w:lang w:val="fr-FR"/>
        </w:rPr>
        <w:t>Nationale</w:t>
      </w:r>
      <w:r w:rsidRPr="00CC6142">
        <w:rPr>
          <w:rFonts w:ascii="Arial" w:hAnsi="Arial"/>
          <w:b/>
          <w:spacing w:val="-13"/>
          <w:w w:val="105"/>
          <w:sz w:val="18"/>
          <w:szCs w:val="18"/>
          <w:lang w:val="fr-FR"/>
        </w:rPr>
        <w:t xml:space="preserve"> </w:t>
      </w:r>
      <w:r w:rsidRPr="00CC6142">
        <w:rPr>
          <w:rFonts w:ascii="Arial" w:hAnsi="Arial"/>
          <w:b/>
          <w:spacing w:val="-1"/>
          <w:w w:val="105"/>
          <w:sz w:val="18"/>
          <w:szCs w:val="18"/>
          <w:lang w:val="fr-FR"/>
        </w:rPr>
        <w:t>Supérieure</w:t>
      </w:r>
      <w:r w:rsidRPr="00CC6142">
        <w:rPr>
          <w:rFonts w:ascii="Arial" w:hAnsi="Arial"/>
          <w:b/>
          <w:spacing w:val="-12"/>
          <w:w w:val="105"/>
          <w:sz w:val="18"/>
          <w:szCs w:val="18"/>
          <w:lang w:val="fr-FR"/>
        </w:rPr>
        <w:t xml:space="preserve"> </w:t>
      </w:r>
      <w:r w:rsidRPr="00CC6142">
        <w:rPr>
          <w:rFonts w:ascii="Arial" w:hAnsi="Arial"/>
          <w:b/>
          <w:spacing w:val="-1"/>
          <w:w w:val="105"/>
          <w:sz w:val="18"/>
          <w:szCs w:val="18"/>
          <w:lang w:val="fr-FR"/>
        </w:rPr>
        <w:t>des</w:t>
      </w:r>
      <w:r w:rsidRPr="00CC6142">
        <w:rPr>
          <w:rFonts w:ascii="Arial" w:hAnsi="Arial"/>
          <w:b/>
          <w:spacing w:val="-12"/>
          <w:w w:val="105"/>
          <w:sz w:val="18"/>
          <w:szCs w:val="18"/>
          <w:lang w:val="fr-FR"/>
        </w:rPr>
        <w:t xml:space="preserve"> </w:t>
      </w:r>
      <w:r w:rsidRPr="00CC6142">
        <w:rPr>
          <w:rFonts w:ascii="Arial" w:hAnsi="Arial"/>
          <w:b/>
          <w:spacing w:val="-1"/>
          <w:w w:val="105"/>
          <w:sz w:val="18"/>
          <w:szCs w:val="18"/>
          <w:lang w:val="fr-FR"/>
        </w:rPr>
        <w:t>Arts</w:t>
      </w:r>
      <w:r w:rsidRPr="00CC6142">
        <w:rPr>
          <w:rFonts w:ascii="Arial" w:hAnsi="Arial"/>
          <w:b/>
          <w:spacing w:val="-12"/>
          <w:w w:val="105"/>
          <w:sz w:val="18"/>
          <w:szCs w:val="18"/>
          <w:lang w:val="fr-FR"/>
        </w:rPr>
        <w:t xml:space="preserve"> </w:t>
      </w:r>
      <w:r w:rsidRPr="00CC6142">
        <w:rPr>
          <w:rFonts w:ascii="Arial" w:hAnsi="Arial"/>
          <w:b/>
          <w:spacing w:val="-1"/>
          <w:w w:val="105"/>
          <w:sz w:val="18"/>
          <w:szCs w:val="18"/>
          <w:lang w:val="fr-FR"/>
        </w:rPr>
        <w:t>et</w:t>
      </w:r>
      <w:r w:rsidRPr="00CC6142">
        <w:rPr>
          <w:rFonts w:ascii="Arial" w:hAnsi="Arial"/>
          <w:b/>
          <w:spacing w:val="-12"/>
          <w:w w:val="105"/>
          <w:sz w:val="18"/>
          <w:szCs w:val="18"/>
          <w:lang w:val="fr-FR"/>
        </w:rPr>
        <w:t xml:space="preserve"> </w:t>
      </w:r>
      <w:r w:rsidRPr="00CC6142">
        <w:rPr>
          <w:rFonts w:ascii="Arial" w:hAnsi="Arial"/>
          <w:b/>
          <w:spacing w:val="-1"/>
          <w:w w:val="105"/>
          <w:sz w:val="18"/>
          <w:szCs w:val="18"/>
          <w:lang w:val="fr-FR"/>
        </w:rPr>
        <w:t>Métiers</w:t>
      </w:r>
      <w:r w:rsidR="00FA1076">
        <w:rPr>
          <w:rFonts w:ascii="Arial" w:hAnsi="Arial"/>
          <w:b/>
          <w:spacing w:val="-1"/>
          <w:w w:val="105"/>
          <w:sz w:val="18"/>
          <w:szCs w:val="18"/>
          <w:lang w:val="fr-FR"/>
        </w:rPr>
        <w:t xml:space="preserve"> (ENSAM)</w:t>
      </w:r>
      <w:r w:rsidRPr="00CC6142">
        <w:rPr>
          <w:rFonts w:ascii="Arial" w:hAnsi="Arial"/>
          <w:b/>
          <w:spacing w:val="-12"/>
          <w:w w:val="105"/>
          <w:sz w:val="18"/>
          <w:szCs w:val="18"/>
          <w:lang w:val="fr-FR"/>
        </w:rPr>
        <w:t xml:space="preserve"> </w:t>
      </w:r>
      <w:r w:rsidRPr="00CC6142">
        <w:rPr>
          <w:rFonts w:ascii="Arial" w:hAnsi="Arial"/>
          <w:b/>
          <w:spacing w:val="-1"/>
          <w:w w:val="105"/>
          <w:sz w:val="18"/>
          <w:szCs w:val="18"/>
          <w:lang w:val="fr-FR"/>
        </w:rPr>
        <w:t>/</w:t>
      </w:r>
      <w:r w:rsidRPr="00CC6142">
        <w:rPr>
          <w:rFonts w:ascii="Arial" w:hAnsi="Arial"/>
          <w:b/>
          <w:spacing w:val="-13"/>
          <w:w w:val="105"/>
          <w:sz w:val="18"/>
          <w:szCs w:val="18"/>
          <w:lang w:val="fr-FR"/>
        </w:rPr>
        <w:t xml:space="preserve"> </w:t>
      </w:r>
      <w:hyperlink r:id="rId11" w:history="1">
        <w:r w:rsidR="003018EE" w:rsidRPr="003018EE">
          <w:rPr>
            <w:rStyle w:val="Lienhypertexte"/>
            <w:rFonts w:ascii="Arial" w:hAnsi="Arial" w:cs="Arial"/>
            <w:i/>
            <w:iCs/>
            <w:sz w:val="18"/>
            <w:szCs w:val="18"/>
            <w:lang w:val="fr-FR"/>
          </w:rPr>
          <w:t xml:space="preserve">BME </w:t>
        </w:r>
        <w:proofErr w:type="spellStart"/>
        <w:r w:rsidR="003018EE" w:rsidRPr="003018EE">
          <w:rPr>
            <w:rStyle w:val="Lienhypertexte"/>
            <w:rFonts w:ascii="Arial" w:hAnsi="Arial" w:cs="Arial"/>
            <w:i/>
            <w:iCs/>
            <w:sz w:val="18"/>
            <w:szCs w:val="18"/>
            <w:lang w:val="fr-FR"/>
          </w:rPr>
          <w:t>Master’s</w:t>
        </w:r>
        <w:proofErr w:type="spellEnd"/>
        <w:r w:rsidR="003018EE" w:rsidRPr="003018EE">
          <w:rPr>
            <w:rStyle w:val="Lienhypertexte"/>
            <w:rFonts w:ascii="Arial" w:hAnsi="Arial" w:cs="Arial"/>
            <w:i/>
            <w:iCs/>
            <w:sz w:val="18"/>
            <w:szCs w:val="18"/>
            <w:lang w:val="fr-FR"/>
          </w:rPr>
          <w:t xml:space="preserve"> Program</w:t>
        </w:r>
      </w:hyperlink>
      <w:r w:rsidRPr="00CC6142">
        <w:rPr>
          <w:rFonts w:ascii="Arial" w:hAnsi="Arial"/>
          <w:i/>
          <w:color w:val="0562C1"/>
          <w:spacing w:val="-13"/>
          <w:w w:val="105"/>
          <w:sz w:val="18"/>
          <w:szCs w:val="18"/>
          <w:u w:val="single" w:color="0562C1"/>
          <w:lang w:val="fr-FR"/>
        </w:rPr>
        <w:t xml:space="preserve"> </w:t>
      </w:r>
      <w:r w:rsidRPr="00CC6142">
        <w:rPr>
          <w:rFonts w:ascii="Arial" w:hAnsi="Arial"/>
          <w:b/>
          <w:w w:val="105"/>
          <w:sz w:val="18"/>
          <w:szCs w:val="18"/>
          <w:lang w:val="fr-FR"/>
        </w:rPr>
        <w:t>–</w:t>
      </w:r>
      <w:r w:rsidRPr="00CC6142">
        <w:rPr>
          <w:rFonts w:ascii="Arial" w:hAnsi="Arial"/>
          <w:b/>
          <w:spacing w:val="-12"/>
          <w:w w:val="105"/>
          <w:sz w:val="18"/>
          <w:szCs w:val="18"/>
          <w:lang w:val="fr-FR"/>
        </w:rPr>
        <w:t xml:space="preserve"> </w:t>
      </w:r>
      <w:r w:rsidRPr="00CC6142">
        <w:rPr>
          <w:rFonts w:ascii="Arial" w:hAnsi="Arial"/>
          <w:b/>
          <w:w w:val="105"/>
          <w:sz w:val="18"/>
          <w:szCs w:val="18"/>
          <w:lang w:val="fr-FR"/>
        </w:rPr>
        <w:t>2020-2021</w:t>
      </w:r>
    </w:p>
    <w:p w14:paraId="195A0C0C" w14:textId="77777777" w:rsidR="002F3054" w:rsidRPr="00CC6142" w:rsidRDefault="00B72376" w:rsidP="00CC6142">
      <w:pPr>
        <w:spacing w:before="6"/>
        <w:ind w:left="828" w:right="828"/>
        <w:rPr>
          <w:rFonts w:ascii="Arial" w:hAnsi="Arial"/>
          <w:i/>
          <w:sz w:val="18"/>
          <w:szCs w:val="18"/>
          <w:lang w:val="fr-FR"/>
        </w:rPr>
      </w:pPr>
      <w:r w:rsidRPr="00CC6142">
        <w:rPr>
          <w:rFonts w:ascii="Arial" w:hAnsi="Arial"/>
          <w:i/>
          <w:spacing w:val="-1"/>
          <w:w w:val="105"/>
          <w:sz w:val="18"/>
          <w:szCs w:val="18"/>
        </w:rPr>
        <w:t>Second</w:t>
      </w:r>
      <w:r w:rsidRPr="00CC6142">
        <w:rPr>
          <w:rFonts w:ascii="Arial" w:hAnsi="Arial"/>
          <w:i/>
          <w:spacing w:val="-12"/>
          <w:w w:val="105"/>
          <w:sz w:val="18"/>
          <w:szCs w:val="18"/>
        </w:rPr>
        <w:t xml:space="preserve"> </w:t>
      </w:r>
      <w:r w:rsidRPr="00CC6142">
        <w:rPr>
          <w:rFonts w:ascii="Arial" w:hAnsi="Arial"/>
          <w:i/>
          <w:spacing w:val="-1"/>
          <w:w w:val="105"/>
          <w:sz w:val="18"/>
          <w:szCs w:val="18"/>
        </w:rPr>
        <w:t>year</w:t>
      </w:r>
      <w:r w:rsidRPr="00CC6142">
        <w:rPr>
          <w:rFonts w:ascii="Arial" w:hAnsi="Arial"/>
          <w:i/>
          <w:spacing w:val="-13"/>
          <w:w w:val="105"/>
          <w:sz w:val="18"/>
          <w:szCs w:val="18"/>
        </w:rPr>
        <w:t xml:space="preserve"> </w:t>
      </w:r>
      <w:r w:rsidRPr="00CC6142">
        <w:rPr>
          <w:rFonts w:ascii="Arial" w:hAnsi="Arial"/>
          <w:i/>
          <w:spacing w:val="-1"/>
          <w:w w:val="105"/>
          <w:sz w:val="18"/>
          <w:szCs w:val="18"/>
        </w:rPr>
        <w:t>of</w:t>
      </w:r>
      <w:r w:rsidRPr="00CC6142">
        <w:rPr>
          <w:rFonts w:ascii="Arial" w:hAnsi="Arial"/>
          <w:i/>
          <w:spacing w:val="-12"/>
          <w:w w:val="105"/>
          <w:sz w:val="18"/>
          <w:szCs w:val="18"/>
        </w:rPr>
        <w:t xml:space="preserve"> </w:t>
      </w:r>
      <w:r w:rsidRPr="00CC6142">
        <w:rPr>
          <w:rFonts w:ascii="Arial" w:hAnsi="Arial"/>
          <w:i/>
          <w:spacing w:val="-1"/>
          <w:w w:val="105"/>
          <w:sz w:val="18"/>
          <w:szCs w:val="18"/>
        </w:rPr>
        <w:t>research</w:t>
      </w:r>
      <w:r w:rsidRPr="00CC6142">
        <w:rPr>
          <w:rFonts w:ascii="Arial" w:hAnsi="Arial"/>
          <w:i/>
          <w:spacing w:val="-12"/>
          <w:w w:val="105"/>
          <w:sz w:val="18"/>
          <w:szCs w:val="18"/>
        </w:rPr>
        <w:t xml:space="preserve"> </w:t>
      </w:r>
      <w:r w:rsidRPr="00CC6142">
        <w:rPr>
          <w:rFonts w:ascii="Arial" w:hAnsi="Arial"/>
          <w:i/>
          <w:spacing w:val="-1"/>
          <w:w w:val="105"/>
          <w:sz w:val="18"/>
          <w:szCs w:val="18"/>
        </w:rPr>
        <w:t>master’s</w:t>
      </w:r>
      <w:r w:rsidRPr="00CC6142">
        <w:rPr>
          <w:rFonts w:ascii="Arial" w:hAnsi="Arial"/>
          <w:i/>
          <w:spacing w:val="-12"/>
          <w:w w:val="105"/>
          <w:sz w:val="18"/>
          <w:szCs w:val="18"/>
        </w:rPr>
        <w:t xml:space="preserve"> </w:t>
      </w:r>
      <w:r w:rsidRPr="00CC6142">
        <w:rPr>
          <w:rFonts w:ascii="Arial" w:hAnsi="Arial"/>
          <w:i/>
          <w:spacing w:val="-1"/>
          <w:w w:val="105"/>
          <w:sz w:val="18"/>
          <w:szCs w:val="18"/>
        </w:rPr>
        <w:t>degree</w:t>
      </w:r>
      <w:r w:rsidRPr="00CC6142">
        <w:rPr>
          <w:rFonts w:ascii="Arial" w:hAnsi="Arial"/>
          <w:i/>
          <w:spacing w:val="-12"/>
          <w:w w:val="105"/>
          <w:sz w:val="18"/>
          <w:szCs w:val="18"/>
        </w:rPr>
        <w:t xml:space="preserve"> </w:t>
      </w:r>
      <w:r w:rsidRPr="00CC6142">
        <w:rPr>
          <w:rFonts w:ascii="Arial" w:hAnsi="Arial"/>
          <w:i/>
          <w:spacing w:val="-1"/>
          <w:w w:val="105"/>
          <w:sz w:val="18"/>
          <w:szCs w:val="18"/>
        </w:rPr>
        <w:t>in</w:t>
      </w:r>
      <w:r w:rsidRPr="00CC6142">
        <w:rPr>
          <w:rFonts w:ascii="Arial" w:hAnsi="Arial"/>
          <w:i/>
          <w:spacing w:val="-11"/>
          <w:w w:val="105"/>
          <w:sz w:val="18"/>
          <w:szCs w:val="18"/>
        </w:rPr>
        <w:t xml:space="preserve"> </w:t>
      </w:r>
      <w:proofErr w:type="spellStart"/>
      <w:r w:rsidRPr="00CC6142">
        <w:rPr>
          <w:rFonts w:ascii="Arial" w:hAnsi="Arial"/>
          <w:i/>
          <w:spacing w:val="-1"/>
          <w:w w:val="105"/>
          <w:sz w:val="18"/>
          <w:szCs w:val="18"/>
        </w:rPr>
        <w:t>BioMechanics</w:t>
      </w:r>
      <w:proofErr w:type="spellEnd"/>
      <w:r w:rsidRPr="00CC6142">
        <w:rPr>
          <w:rFonts w:ascii="Arial" w:hAnsi="Arial"/>
          <w:i/>
          <w:spacing w:val="-1"/>
          <w:w w:val="105"/>
          <w:sz w:val="18"/>
          <w:szCs w:val="18"/>
        </w:rPr>
        <w:t>.</w:t>
      </w:r>
      <w:r w:rsidRPr="00CC6142">
        <w:rPr>
          <w:rFonts w:ascii="Arial" w:hAnsi="Arial"/>
          <w:i/>
          <w:spacing w:val="-13"/>
          <w:w w:val="105"/>
          <w:sz w:val="18"/>
          <w:szCs w:val="18"/>
        </w:rPr>
        <w:t xml:space="preserve"> </w:t>
      </w:r>
      <w:r w:rsidRPr="00CC6142">
        <w:rPr>
          <w:rFonts w:ascii="Arial" w:hAnsi="Arial"/>
          <w:i/>
          <w:spacing w:val="-1"/>
          <w:w w:val="105"/>
          <w:sz w:val="18"/>
          <w:szCs w:val="18"/>
          <w:lang w:val="fr-FR"/>
        </w:rPr>
        <w:t>(</w:t>
      </w:r>
      <w:proofErr w:type="gramStart"/>
      <w:r w:rsidRPr="00CC6142">
        <w:rPr>
          <w:rFonts w:ascii="Arial" w:hAnsi="Arial"/>
          <w:i/>
          <w:spacing w:val="-1"/>
          <w:w w:val="105"/>
          <w:sz w:val="18"/>
          <w:szCs w:val="18"/>
          <w:lang w:val="fr-FR"/>
        </w:rPr>
        <w:t>Rank:</w:t>
      </w:r>
      <w:proofErr w:type="gramEnd"/>
      <w:r w:rsidRPr="00CC6142">
        <w:rPr>
          <w:rFonts w:ascii="Arial" w:hAnsi="Arial"/>
          <w:i/>
          <w:spacing w:val="-12"/>
          <w:w w:val="105"/>
          <w:sz w:val="18"/>
          <w:szCs w:val="18"/>
          <w:lang w:val="fr-FR"/>
        </w:rPr>
        <w:t xml:space="preserve"> </w:t>
      </w:r>
      <w:r w:rsidRPr="00CC6142">
        <w:rPr>
          <w:rFonts w:ascii="Arial" w:hAnsi="Arial"/>
          <w:i/>
          <w:spacing w:val="-1"/>
          <w:w w:val="105"/>
          <w:sz w:val="18"/>
          <w:szCs w:val="18"/>
          <w:lang w:val="fr-FR"/>
        </w:rPr>
        <w:t>4/27)</w:t>
      </w:r>
    </w:p>
    <w:p w14:paraId="4A4E8EAB" w14:textId="77777777" w:rsidR="002F3054" w:rsidRPr="00CC6142" w:rsidRDefault="00B72376" w:rsidP="00CC6142">
      <w:pPr>
        <w:spacing w:before="156"/>
        <w:ind w:left="828" w:right="828"/>
        <w:rPr>
          <w:rFonts w:ascii="Arial" w:hAnsi="Arial"/>
          <w:b/>
          <w:sz w:val="18"/>
          <w:szCs w:val="18"/>
          <w:lang w:val="fr-FR"/>
        </w:rPr>
      </w:pPr>
      <w:r w:rsidRPr="00CC6142">
        <w:rPr>
          <w:rFonts w:ascii="Arial" w:hAnsi="Arial"/>
          <w:b/>
          <w:sz w:val="18"/>
          <w:szCs w:val="18"/>
          <w:lang w:val="fr-FR"/>
        </w:rPr>
        <w:t>Lycée</w:t>
      </w:r>
      <w:r w:rsidRPr="00CC6142">
        <w:rPr>
          <w:rFonts w:ascii="Arial" w:hAnsi="Arial"/>
          <w:b/>
          <w:spacing w:val="12"/>
          <w:sz w:val="18"/>
          <w:szCs w:val="18"/>
          <w:lang w:val="fr-FR"/>
        </w:rPr>
        <w:t xml:space="preserve"> </w:t>
      </w:r>
      <w:r w:rsidRPr="00CC6142">
        <w:rPr>
          <w:rFonts w:ascii="Arial" w:hAnsi="Arial"/>
          <w:b/>
          <w:sz w:val="18"/>
          <w:szCs w:val="18"/>
          <w:lang w:val="fr-FR"/>
        </w:rPr>
        <w:t>Hoche</w:t>
      </w:r>
      <w:r w:rsidRPr="00CC6142">
        <w:rPr>
          <w:rFonts w:ascii="Arial" w:hAnsi="Arial"/>
          <w:b/>
          <w:spacing w:val="15"/>
          <w:sz w:val="18"/>
          <w:szCs w:val="18"/>
          <w:lang w:val="fr-FR"/>
        </w:rPr>
        <w:t xml:space="preserve"> </w:t>
      </w:r>
      <w:r w:rsidRPr="00CC6142">
        <w:rPr>
          <w:rFonts w:ascii="Arial" w:hAnsi="Arial"/>
          <w:b/>
          <w:sz w:val="18"/>
          <w:szCs w:val="18"/>
          <w:lang w:val="fr-FR"/>
        </w:rPr>
        <w:t>–</w:t>
      </w:r>
      <w:r w:rsidRPr="00CC6142">
        <w:rPr>
          <w:rFonts w:ascii="Arial" w:hAnsi="Arial"/>
          <w:b/>
          <w:spacing w:val="15"/>
          <w:sz w:val="18"/>
          <w:szCs w:val="18"/>
          <w:lang w:val="fr-FR"/>
        </w:rPr>
        <w:t xml:space="preserve"> </w:t>
      </w:r>
      <w:r w:rsidRPr="00CC6142">
        <w:rPr>
          <w:rFonts w:ascii="Arial" w:hAnsi="Arial"/>
          <w:b/>
          <w:sz w:val="18"/>
          <w:szCs w:val="18"/>
          <w:lang w:val="fr-FR"/>
        </w:rPr>
        <w:t>(2016-2018)</w:t>
      </w:r>
      <w:r w:rsidRPr="00CC6142">
        <w:rPr>
          <w:rFonts w:ascii="Arial" w:hAnsi="Arial"/>
          <w:b/>
          <w:spacing w:val="15"/>
          <w:sz w:val="18"/>
          <w:szCs w:val="18"/>
          <w:lang w:val="fr-FR"/>
        </w:rPr>
        <w:t xml:space="preserve"> </w:t>
      </w:r>
      <w:r w:rsidRPr="00CC6142">
        <w:rPr>
          <w:rFonts w:ascii="Arial" w:hAnsi="Arial"/>
          <w:b/>
          <w:sz w:val="18"/>
          <w:szCs w:val="18"/>
          <w:lang w:val="fr-FR"/>
        </w:rPr>
        <w:t>Classes</w:t>
      </w:r>
      <w:r w:rsidRPr="00CC6142">
        <w:rPr>
          <w:rFonts w:ascii="Arial" w:hAnsi="Arial"/>
          <w:b/>
          <w:spacing w:val="15"/>
          <w:sz w:val="18"/>
          <w:szCs w:val="18"/>
          <w:lang w:val="fr-FR"/>
        </w:rPr>
        <w:t xml:space="preserve"> </w:t>
      </w:r>
      <w:r w:rsidRPr="00CC6142">
        <w:rPr>
          <w:rFonts w:ascii="Arial" w:hAnsi="Arial"/>
          <w:b/>
          <w:sz w:val="18"/>
          <w:szCs w:val="18"/>
          <w:lang w:val="fr-FR"/>
        </w:rPr>
        <w:t>Préparatoires</w:t>
      </w:r>
      <w:r w:rsidRPr="00CC6142">
        <w:rPr>
          <w:rFonts w:ascii="Arial" w:hAnsi="Arial"/>
          <w:b/>
          <w:spacing w:val="15"/>
          <w:sz w:val="18"/>
          <w:szCs w:val="18"/>
          <w:lang w:val="fr-FR"/>
        </w:rPr>
        <w:t xml:space="preserve"> </w:t>
      </w:r>
      <w:r w:rsidRPr="00CC6142">
        <w:rPr>
          <w:rFonts w:ascii="Arial" w:hAnsi="Arial"/>
          <w:b/>
          <w:sz w:val="18"/>
          <w:szCs w:val="18"/>
          <w:lang w:val="fr-FR"/>
        </w:rPr>
        <w:t>aux</w:t>
      </w:r>
      <w:r w:rsidRPr="00CC6142">
        <w:rPr>
          <w:rFonts w:ascii="Arial" w:hAnsi="Arial"/>
          <w:b/>
          <w:spacing w:val="15"/>
          <w:sz w:val="18"/>
          <w:szCs w:val="18"/>
          <w:lang w:val="fr-FR"/>
        </w:rPr>
        <w:t xml:space="preserve"> </w:t>
      </w:r>
      <w:r w:rsidRPr="00CC6142">
        <w:rPr>
          <w:rFonts w:ascii="Arial" w:hAnsi="Arial"/>
          <w:b/>
          <w:sz w:val="18"/>
          <w:szCs w:val="18"/>
          <w:lang w:val="fr-FR"/>
        </w:rPr>
        <w:t>Grandes</w:t>
      </w:r>
      <w:r w:rsidRPr="00CC6142">
        <w:rPr>
          <w:rFonts w:ascii="Arial" w:hAnsi="Arial"/>
          <w:b/>
          <w:spacing w:val="15"/>
          <w:sz w:val="18"/>
          <w:szCs w:val="18"/>
          <w:lang w:val="fr-FR"/>
        </w:rPr>
        <w:t xml:space="preserve"> </w:t>
      </w:r>
      <w:r w:rsidRPr="00CC6142">
        <w:rPr>
          <w:rFonts w:ascii="Arial" w:hAnsi="Arial"/>
          <w:b/>
          <w:sz w:val="18"/>
          <w:szCs w:val="18"/>
          <w:lang w:val="fr-FR"/>
        </w:rPr>
        <w:t>Écoles</w:t>
      </w:r>
    </w:p>
    <w:p w14:paraId="42C41103" w14:textId="77777777" w:rsidR="002F3054" w:rsidRPr="00CC6142" w:rsidRDefault="00B72376" w:rsidP="00CC6142">
      <w:pPr>
        <w:spacing w:before="6" w:line="244" w:lineRule="auto"/>
        <w:ind w:left="828" w:right="828"/>
        <w:rPr>
          <w:rFonts w:ascii="Arial" w:hAnsi="Arial"/>
          <w:i/>
          <w:sz w:val="18"/>
          <w:szCs w:val="18"/>
        </w:rPr>
      </w:pPr>
      <w:r w:rsidRPr="00CC6142">
        <w:rPr>
          <w:rFonts w:ascii="Arial" w:hAnsi="Arial"/>
          <w:i/>
          <w:sz w:val="18"/>
          <w:szCs w:val="18"/>
        </w:rPr>
        <w:t>Intensive</w:t>
      </w:r>
      <w:r w:rsidRPr="00CC6142">
        <w:rPr>
          <w:rFonts w:ascii="Arial" w:hAnsi="Arial"/>
          <w:i/>
          <w:spacing w:val="14"/>
          <w:sz w:val="18"/>
          <w:szCs w:val="18"/>
        </w:rPr>
        <w:t xml:space="preserve"> </w:t>
      </w:r>
      <w:r w:rsidRPr="00CC6142">
        <w:rPr>
          <w:rFonts w:ascii="Arial" w:hAnsi="Arial"/>
          <w:i/>
          <w:sz w:val="18"/>
          <w:szCs w:val="18"/>
        </w:rPr>
        <w:t>two-year</w:t>
      </w:r>
      <w:r w:rsidRPr="00CC6142">
        <w:rPr>
          <w:rFonts w:ascii="Arial" w:hAnsi="Arial"/>
          <w:i/>
          <w:spacing w:val="14"/>
          <w:sz w:val="18"/>
          <w:szCs w:val="18"/>
        </w:rPr>
        <w:t xml:space="preserve"> </w:t>
      </w:r>
      <w:r w:rsidRPr="00CC6142">
        <w:rPr>
          <w:rFonts w:ascii="Arial" w:hAnsi="Arial"/>
          <w:i/>
          <w:sz w:val="18"/>
          <w:szCs w:val="18"/>
        </w:rPr>
        <w:t>course</w:t>
      </w:r>
      <w:r w:rsidRPr="00CC6142">
        <w:rPr>
          <w:rFonts w:ascii="Arial" w:hAnsi="Arial"/>
          <w:i/>
          <w:spacing w:val="15"/>
          <w:sz w:val="18"/>
          <w:szCs w:val="18"/>
        </w:rPr>
        <w:t xml:space="preserve"> </w:t>
      </w:r>
      <w:r w:rsidRPr="00CC6142">
        <w:rPr>
          <w:rFonts w:ascii="Arial" w:hAnsi="Arial"/>
          <w:i/>
          <w:sz w:val="18"/>
          <w:szCs w:val="18"/>
        </w:rPr>
        <w:t>preparing</w:t>
      </w:r>
      <w:r w:rsidRPr="00CC6142">
        <w:rPr>
          <w:rFonts w:ascii="Arial" w:hAnsi="Arial"/>
          <w:i/>
          <w:spacing w:val="15"/>
          <w:sz w:val="18"/>
          <w:szCs w:val="18"/>
        </w:rPr>
        <w:t xml:space="preserve"> </w:t>
      </w:r>
      <w:r w:rsidRPr="00CC6142">
        <w:rPr>
          <w:rFonts w:ascii="Arial" w:hAnsi="Arial"/>
          <w:i/>
          <w:sz w:val="18"/>
          <w:szCs w:val="18"/>
        </w:rPr>
        <w:t>for</w:t>
      </w:r>
      <w:r w:rsidRPr="00CC6142">
        <w:rPr>
          <w:rFonts w:ascii="Arial" w:hAnsi="Arial"/>
          <w:i/>
          <w:spacing w:val="15"/>
          <w:sz w:val="18"/>
          <w:szCs w:val="18"/>
        </w:rPr>
        <w:t xml:space="preserve"> </w:t>
      </w:r>
      <w:r w:rsidRPr="00CC6142">
        <w:rPr>
          <w:rFonts w:ascii="Arial" w:hAnsi="Arial"/>
          <w:i/>
          <w:sz w:val="18"/>
          <w:szCs w:val="18"/>
        </w:rPr>
        <w:t>highly</w:t>
      </w:r>
      <w:r w:rsidRPr="00CC6142">
        <w:rPr>
          <w:rFonts w:ascii="Arial" w:hAnsi="Arial"/>
          <w:i/>
          <w:spacing w:val="15"/>
          <w:sz w:val="18"/>
          <w:szCs w:val="18"/>
        </w:rPr>
        <w:t xml:space="preserve"> </w:t>
      </w:r>
      <w:r w:rsidRPr="00CC6142">
        <w:rPr>
          <w:rFonts w:ascii="Arial" w:hAnsi="Arial"/>
          <w:i/>
          <w:sz w:val="18"/>
          <w:szCs w:val="18"/>
        </w:rPr>
        <w:t>competitive</w:t>
      </w:r>
      <w:r w:rsidRPr="00CC6142">
        <w:rPr>
          <w:rFonts w:ascii="Arial" w:hAnsi="Arial"/>
          <w:i/>
          <w:spacing w:val="15"/>
          <w:sz w:val="18"/>
          <w:szCs w:val="18"/>
        </w:rPr>
        <w:t xml:space="preserve"> </w:t>
      </w:r>
      <w:r w:rsidRPr="00CC6142">
        <w:rPr>
          <w:rFonts w:ascii="Arial" w:hAnsi="Arial"/>
          <w:i/>
          <w:sz w:val="18"/>
          <w:szCs w:val="18"/>
        </w:rPr>
        <w:t>national</w:t>
      </w:r>
      <w:r w:rsidRPr="00CC6142">
        <w:rPr>
          <w:rFonts w:ascii="Arial" w:hAnsi="Arial"/>
          <w:i/>
          <w:spacing w:val="14"/>
          <w:sz w:val="18"/>
          <w:szCs w:val="18"/>
        </w:rPr>
        <w:t xml:space="preserve"> </w:t>
      </w:r>
      <w:r w:rsidRPr="00CC6142">
        <w:rPr>
          <w:rFonts w:ascii="Arial" w:hAnsi="Arial"/>
          <w:i/>
          <w:sz w:val="18"/>
          <w:szCs w:val="18"/>
        </w:rPr>
        <w:t>entrance</w:t>
      </w:r>
      <w:r w:rsidRPr="00CC6142">
        <w:rPr>
          <w:rFonts w:ascii="Arial" w:hAnsi="Arial"/>
          <w:i/>
          <w:spacing w:val="15"/>
          <w:sz w:val="18"/>
          <w:szCs w:val="18"/>
        </w:rPr>
        <w:t xml:space="preserve"> </w:t>
      </w:r>
      <w:r w:rsidRPr="00CC6142">
        <w:rPr>
          <w:rFonts w:ascii="Arial" w:hAnsi="Arial"/>
          <w:i/>
          <w:sz w:val="18"/>
          <w:szCs w:val="18"/>
        </w:rPr>
        <w:t>exams</w:t>
      </w:r>
      <w:r w:rsidRPr="00CC6142">
        <w:rPr>
          <w:rFonts w:ascii="Arial" w:hAnsi="Arial"/>
          <w:i/>
          <w:spacing w:val="-50"/>
          <w:sz w:val="18"/>
          <w:szCs w:val="18"/>
        </w:rPr>
        <w:t xml:space="preserve"> </w:t>
      </w:r>
      <w:r w:rsidRPr="00CC6142">
        <w:rPr>
          <w:rFonts w:ascii="Arial" w:hAnsi="Arial"/>
          <w:i/>
          <w:w w:val="105"/>
          <w:sz w:val="18"/>
          <w:szCs w:val="18"/>
        </w:rPr>
        <w:t>to</w:t>
      </w:r>
      <w:r w:rsidRPr="00CC6142">
        <w:rPr>
          <w:rFonts w:ascii="Arial" w:hAnsi="Arial"/>
          <w:i/>
          <w:spacing w:val="-3"/>
          <w:w w:val="105"/>
          <w:sz w:val="18"/>
          <w:szCs w:val="18"/>
        </w:rPr>
        <w:t xml:space="preserve"> </w:t>
      </w:r>
      <w:r w:rsidRPr="00CC6142">
        <w:rPr>
          <w:rFonts w:ascii="Arial" w:hAnsi="Arial"/>
          <w:i/>
          <w:w w:val="105"/>
          <w:sz w:val="18"/>
          <w:szCs w:val="18"/>
        </w:rPr>
        <w:t>the</w:t>
      </w:r>
      <w:r w:rsidRPr="00CC6142">
        <w:rPr>
          <w:rFonts w:ascii="Arial" w:hAnsi="Arial"/>
          <w:i/>
          <w:spacing w:val="-2"/>
          <w:w w:val="105"/>
          <w:sz w:val="18"/>
          <w:szCs w:val="18"/>
        </w:rPr>
        <w:t xml:space="preserve"> </w:t>
      </w:r>
      <w:r w:rsidRPr="00CC6142">
        <w:rPr>
          <w:rFonts w:ascii="Arial" w:hAnsi="Arial"/>
          <w:i/>
          <w:w w:val="105"/>
          <w:sz w:val="18"/>
          <w:szCs w:val="18"/>
        </w:rPr>
        <w:t>French</w:t>
      </w:r>
      <w:r w:rsidRPr="00CC6142">
        <w:rPr>
          <w:rFonts w:ascii="Arial" w:hAnsi="Arial"/>
          <w:i/>
          <w:spacing w:val="-3"/>
          <w:w w:val="105"/>
          <w:sz w:val="18"/>
          <w:szCs w:val="18"/>
        </w:rPr>
        <w:t xml:space="preserve"> </w:t>
      </w:r>
      <w:r w:rsidRPr="00CC6142">
        <w:rPr>
          <w:rFonts w:ascii="Arial" w:hAnsi="Arial"/>
          <w:i/>
          <w:w w:val="105"/>
          <w:sz w:val="18"/>
          <w:szCs w:val="18"/>
        </w:rPr>
        <w:t>Grandes</w:t>
      </w:r>
      <w:r w:rsidRPr="00CC6142">
        <w:rPr>
          <w:rFonts w:ascii="Arial" w:hAnsi="Arial"/>
          <w:i/>
          <w:spacing w:val="-2"/>
          <w:w w:val="105"/>
          <w:sz w:val="18"/>
          <w:szCs w:val="18"/>
        </w:rPr>
        <w:t xml:space="preserve"> </w:t>
      </w:r>
      <w:proofErr w:type="spellStart"/>
      <w:r w:rsidRPr="00CC6142">
        <w:rPr>
          <w:rFonts w:ascii="Arial" w:hAnsi="Arial"/>
          <w:i/>
          <w:w w:val="105"/>
          <w:sz w:val="18"/>
          <w:szCs w:val="18"/>
        </w:rPr>
        <w:t>Écoles</w:t>
      </w:r>
      <w:proofErr w:type="spellEnd"/>
    </w:p>
    <w:p w14:paraId="7804CE84" w14:textId="77777777" w:rsidR="00EE00CB" w:rsidRPr="00CC6142" w:rsidRDefault="00B72376" w:rsidP="0041540B">
      <w:pPr>
        <w:spacing w:before="158"/>
        <w:ind w:left="828" w:right="828"/>
        <w:rPr>
          <w:ins w:id="1" w:author="Thomas" w:date="2022-02-20T17:05:00Z"/>
          <w:rFonts w:ascii="Arial" w:hAnsi="Arial"/>
          <w:b/>
          <w:sz w:val="18"/>
          <w:szCs w:val="18"/>
        </w:rPr>
      </w:pPr>
      <w:r w:rsidRPr="00CC6142">
        <w:rPr>
          <w:rFonts w:ascii="Arial" w:hAnsi="Arial"/>
          <w:b/>
          <w:sz w:val="18"/>
          <w:szCs w:val="18"/>
        </w:rPr>
        <w:t>June</w:t>
      </w:r>
      <w:r w:rsidRPr="00CC6142">
        <w:rPr>
          <w:rFonts w:ascii="Arial" w:hAnsi="Arial"/>
          <w:b/>
          <w:spacing w:val="15"/>
          <w:sz w:val="18"/>
          <w:szCs w:val="18"/>
        </w:rPr>
        <w:t xml:space="preserve"> </w:t>
      </w:r>
      <w:r w:rsidRPr="00CC6142">
        <w:rPr>
          <w:rFonts w:ascii="Arial" w:hAnsi="Arial"/>
          <w:b/>
          <w:sz w:val="18"/>
          <w:szCs w:val="18"/>
        </w:rPr>
        <w:t>2016,</w:t>
      </w:r>
      <w:r w:rsidRPr="00CC6142">
        <w:rPr>
          <w:rFonts w:ascii="Arial" w:hAnsi="Arial"/>
          <w:b/>
          <w:spacing w:val="14"/>
          <w:sz w:val="18"/>
          <w:szCs w:val="18"/>
        </w:rPr>
        <w:t xml:space="preserve"> </w:t>
      </w:r>
      <w:r w:rsidRPr="00CC6142">
        <w:rPr>
          <w:rFonts w:ascii="Arial" w:hAnsi="Arial"/>
          <w:b/>
          <w:sz w:val="18"/>
          <w:szCs w:val="18"/>
        </w:rPr>
        <w:t>General</w:t>
      </w:r>
      <w:r w:rsidRPr="00CC6142">
        <w:rPr>
          <w:rFonts w:ascii="Arial" w:hAnsi="Arial"/>
          <w:b/>
          <w:spacing w:val="14"/>
          <w:sz w:val="18"/>
          <w:szCs w:val="18"/>
        </w:rPr>
        <w:t xml:space="preserve"> </w:t>
      </w:r>
      <w:proofErr w:type="spellStart"/>
      <w:r w:rsidRPr="00CC6142">
        <w:rPr>
          <w:rFonts w:ascii="Arial" w:hAnsi="Arial"/>
          <w:b/>
          <w:sz w:val="18"/>
          <w:szCs w:val="18"/>
        </w:rPr>
        <w:t>Baccalauréat</w:t>
      </w:r>
      <w:proofErr w:type="spellEnd"/>
      <w:r w:rsidRPr="00CC6142">
        <w:rPr>
          <w:rFonts w:ascii="Arial" w:hAnsi="Arial"/>
          <w:b/>
          <w:spacing w:val="15"/>
          <w:sz w:val="18"/>
          <w:szCs w:val="18"/>
        </w:rPr>
        <w:t xml:space="preserve"> </w:t>
      </w:r>
      <w:r w:rsidRPr="00CC6142">
        <w:rPr>
          <w:rFonts w:ascii="Arial" w:hAnsi="Arial"/>
          <w:b/>
          <w:sz w:val="18"/>
          <w:szCs w:val="18"/>
        </w:rPr>
        <w:t>(A-level</w:t>
      </w:r>
      <w:r w:rsidRPr="00CC6142">
        <w:rPr>
          <w:rFonts w:ascii="Arial" w:hAnsi="Arial"/>
          <w:b/>
          <w:spacing w:val="14"/>
          <w:sz w:val="18"/>
          <w:szCs w:val="18"/>
        </w:rPr>
        <w:t xml:space="preserve"> </w:t>
      </w:r>
      <w:r w:rsidRPr="00CC6142">
        <w:rPr>
          <w:rFonts w:ascii="Arial" w:hAnsi="Arial"/>
          <w:b/>
          <w:sz w:val="18"/>
          <w:szCs w:val="18"/>
        </w:rPr>
        <w:t>equivalent)</w:t>
      </w:r>
      <w:r w:rsidRPr="00CC6142">
        <w:rPr>
          <w:rFonts w:ascii="Arial" w:hAnsi="Arial"/>
          <w:b/>
          <w:spacing w:val="15"/>
          <w:sz w:val="18"/>
          <w:szCs w:val="18"/>
        </w:rPr>
        <w:t xml:space="preserve"> </w:t>
      </w:r>
    </w:p>
    <w:p w14:paraId="76CD773A" w14:textId="0D8B98DF" w:rsidR="002F3054" w:rsidRPr="00CC6142" w:rsidRDefault="00B72376" w:rsidP="00CC6142">
      <w:pPr>
        <w:spacing w:before="6"/>
        <w:ind w:left="828" w:right="828"/>
        <w:rPr>
          <w:rFonts w:ascii="Arial" w:hAnsi="Arial"/>
          <w:i/>
          <w:sz w:val="18"/>
          <w:szCs w:val="18"/>
        </w:rPr>
      </w:pPr>
      <w:r w:rsidRPr="00CC6142">
        <w:rPr>
          <w:rFonts w:ascii="Arial" w:hAnsi="Arial"/>
          <w:i/>
          <w:sz w:val="18"/>
          <w:szCs w:val="18"/>
        </w:rPr>
        <w:t>Engineering</w:t>
      </w:r>
      <w:r w:rsidRPr="00CC6142">
        <w:rPr>
          <w:rFonts w:ascii="Arial" w:hAnsi="Arial"/>
          <w:i/>
          <w:spacing w:val="15"/>
          <w:sz w:val="18"/>
          <w:szCs w:val="18"/>
        </w:rPr>
        <w:t xml:space="preserve"> </w:t>
      </w:r>
      <w:r w:rsidRPr="00CC6142">
        <w:rPr>
          <w:rFonts w:ascii="Arial" w:hAnsi="Arial"/>
          <w:i/>
          <w:sz w:val="18"/>
          <w:szCs w:val="18"/>
        </w:rPr>
        <w:t>Sciences</w:t>
      </w:r>
      <w:r w:rsidRPr="00CC6142">
        <w:rPr>
          <w:rFonts w:ascii="Arial" w:hAnsi="Arial"/>
          <w:i/>
          <w:spacing w:val="16"/>
          <w:sz w:val="18"/>
          <w:szCs w:val="18"/>
        </w:rPr>
        <w:t xml:space="preserve"> </w:t>
      </w:r>
      <w:r w:rsidRPr="00CC6142">
        <w:rPr>
          <w:rFonts w:ascii="Arial" w:hAnsi="Arial"/>
          <w:i/>
          <w:sz w:val="18"/>
          <w:szCs w:val="18"/>
        </w:rPr>
        <w:t>major.</w:t>
      </w:r>
      <w:r w:rsidRPr="00CC6142">
        <w:rPr>
          <w:rFonts w:ascii="Arial" w:hAnsi="Arial"/>
          <w:i/>
          <w:spacing w:val="14"/>
          <w:sz w:val="18"/>
          <w:szCs w:val="18"/>
        </w:rPr>
        <w:t xml:space="preserve"> </w:t>
      </w:r>
      <w:r w:rsidRPr="00CC6142">
        <w:rPr>
          <w:rFonts w:ascii="Arial" w:hAnsi="Arial"/>
          <w:i/>
          <w:sz w:val="18"/>
          <w:szCs w:val="18"/>
        </w:rPr>
        <w:t>(High</w:t>
      </w:r>
      <w:r w:rsidRPr="00CC6142">
        <w:rPr>
          <w:rFonts w:ascii="Arial" w:hAnsi="Arial"/>
          <w:i/>
          <w:spacing w:val="15"/>
          <w:sz w:val="18"/>
          <w:szCs w:val="18"/>
        </w:rPr>
        <w:t xml:space="preserve"> </w:t>
      </w:r>
      <w:proofErr w:type="spellStart"/>
      <w:r w:rsidRPr="00CC6142">
        <w:rPr>
          <w:rFonts w:ascii="Arial" w:hAnsi="Arial"/>
          <w:i/>
          <w:sz w:val="18"/>
          <w:szCs w:val="18"/>
        </w:rPr>
        <w:t>honours</w:t>
      </w:r>
      <w:proofErr w:type="spellEnd"/>
      <w:r w:rsidRPr="00CC6142">
        <w:rPr>
          <w:rFonts w:ascii="Arial" w:hAnsi="Arial"/>
          <w:i/>
          <w:sz w:val="18"/>
          <w:szCs w:val="18"/>
        </w:rPr>
        <w:t>)</w:t>
      </w:r>
    </w:p>
    <w:p w14:paraId="4363F5CA" w14:textId="77777777" w:rsidR="002F3054" w:rsidRDefault="00B72376" w:rsidP="00CC6142">
      <w:pPr>
        <w:pStyle w:val="Titre6"/>
        <w:spacing w:before="161"/>
        <w:ind w:left="828" w:right="828"/>
      </w:pPr>
      <w:r>
        <w:rPr>
          <w:color w:val="4EACB1"/>
          <w:u w:val="single" w:color="4EACB1"/>
        </w:rPr>
        <w:t>Professional</w:t>
      </w:r>
      <w:r>
        <w:rPr>
          <w:color w:val="4EACB1"/>
          <w:spacing w:val="20"/>
          <w:u w:val="single" w:color="4EACB1"/>
        </w:rPr>
        <w:t xml:space="preserve"> </w:t>
      </w:r>
      <w:r>
        <w:rPr>
          <w:color w:val="4EACB1"/>
          <w:u w:val="single" w:color="4EACB1"/>
        </w:rPr>
        <w:t>Experience</w:t>
      </w:r>
    </w:p>
    <w:p w14:paraId="7A936C4E" w14:textId="34B88188" w:rsidR="00853B4D" w:rsidRPr="00A76FBB" w:rsidRDefault="00853B4D" w:rsidP="006D7FCA">
      <w:pPr>
        <w:spacing w:before="163"/>
        <w:ind w:left="828" w:right="828"/>
        <w:rPr>
          <w:rFonts w:ascii="Arial" w:hAnsi="Arial"/>
          <w:i/>
          <w:iCs/>
          <w:sz w:val="18"/>
          <w:szCs w:val="18"/>
          <w:lang w:val="en-GB"/>
        </w:rPr>
      </w:pPr>
      <w:r w:rsidRPr="00A76FBB">
        <w:rPr>
          <w:rFonts w:ascii="Arial" w:hAnsi="Arial"/>
          <w:b/>
          <w:sz w:val="18"/>
          <w:szCs w:val="18"/>
          <w:lang w:val="en-GB"/>
        </w:rPr>
        <w:t xml:space="preserve">Post-Doctoral position (Poromechanical modelling for soft tissues) </w:t>
      </w:r>
      <w:r w:rsidRPr="00A76FBB">
        <w:rPr>
          <w:rFonts w:ascii="Arial" w:hAnsi="Arial"/>
          <w:i/>
          <w:sz w:val="18"/>
          <w:szCs w:val="18"/>
          <w:lang w:val="en-GB"/>
        </w:rPr>
        <w:t>–</w:t>
      </w:r>
      <w:r w:rsidRPr="00A76FBB">
        <w:rPr>
          <w:rFonts w:ascii="Arial" w:hAnsi="Arial"/>
          <w:i/>
          <w:spacing w:val="13"/>
          <w:sz w:val="18"/>
          <w:szCs w:val="18"/>
          <w:lang w:val="en-GB"/>
        </w:rPr>
        <w:t xml:space="preserve"> 09/</w:t>
      </w:r>
      <w:r w:rsidRPr="00A76FBB">
        <w:rPr>
          <w:rFonts w:ascii="Arial" w:hAnsi="Arial"/>
          <w:b/>
          <w:spacing w:val="14"/>
          <w:sz w:val="18"/>
          <w:szCs w:val="18"/>
          <w:lang w:val="en-GB"/>
        </w:rPr>
        <w:t xml:space="preserve">2025-11/2025 </w:t>
      </w:r>
      <w:r w:rsidRPr="00A76FBB">
        <w:rPr>
          <w:rFonts w:ascii="Arial" w:hAnsi="Arial"/>
          <w:i/>
          <w:iCs/>
          <w:sz w:val="18"/>
          <w:szCs w:val="18"/>
          <w:lang w:val="en-GB"/>
        </w:rPr>
        <w:t xml:space="preserve">– </w:t>
      </w:r>
      <w:proofErr w:type="spellStart"/>
      <w:r w:rsidRPr="00A76FBB">
        <w:rPr>
          <w:rFonts w:ascii="Arial" w:hAnsi="Arial"/>
          <w:i/>
          <w:iCs/>
          <w:sz w:val="18"/>
          <w:szCs w:val="18"/>
          <w:lang w:val="en-GB"/>
        </w:rPr>
        <w:t>Université</w:t>
      </w:r>
      <w:proofErr w:type="spellEnd"/>
      <w:r w:rsidRPr="00A76FBB">
        <w:rPr>
          <w:rFonts w:ascii="Arial" w:hAnsi="Arial"/>
          <w:i/>
          <w:iCs/>
          <w:sz w:val="18"/>
          <w:szCs w:val="18"/>
          <w:lang w:val="en-GB"/>
        </w:rPr>
        <w:t xml:space="preserve"> de Bordeaux</w:t>
      </w:r>
    </w:p>
    <w:p w14:paraId="1355119E" w14:textId="2AFB0249" w:rsidR="006D7FCA" w:rsidRPr="006D7FCA" w:rsidRDefault="006D7FCA" w:rsidP="006D7FCA">
      <w:pPr>
        <w:spacing w:before="163"/>
        <w:ind w:left="828" w:right="828"/>
        <w:rPr>
          <w:rFonts w:ascii="Arial" w:hAnsi="Arial"/>
          <w:sz w:val="18"/>
          <w:szCs w:val="18"/>
        </w:rPr>
      </w:pPr>
      <w:r>
        <w:rPr>
          <w:rFonts w:ascii="Arial" w:hAnsi="Arial"/>
          <w:b/>
          <w:sz w:val="18"/>
          <w:szCs w:val="18"/>
        </w:rPr>
        <w:t>Teaching for engineers (Mathematics, Dynamics, Informatics, Mechanics, Experimental Methods)</w:t>
      </w:r>
      <w:r>
        <w:rPr>
          <w:rFonts w:ascii="Arial" w:hAnsi="Arial"/>
          <w:i/>
          <w:sz w:val="18"/>
          <w:szCs w:val="18"/>
        </w:rPr>
        <w:t>–</w:t>
      </w:r>
      <w:r w:rsidRPr="00CC6142">
        <w:rPr>
          <w:rFonts w:ascii="Arial" w:hAnsi="Arial"/>
          <w:i/>
          <w:spacing w:val="13"/>
          <w:sz w:val="18"/>
          <w:szCs w:val="18"/>
        </w:rPr>
        <w:t xml:space="preserve"> </w:t>
      </w:r>
      <w:r w:rsidR="00970E0A">
        <w:rPr>
          <w:rFonts w:ascii="Arial" w:hAnsi="Arial"/>
          <w:b/>
          <w:spacing w:val="14"/>
          <w:sz w:val="18"/>
          <w:szCs w:val="18"/>
        </w:rPr>
        <w:t xml:space="preserve">2022-2025 </w:t>
      </w:r>
      <w:r w:rsidR="00970E0A">
        <w:rPr>
          <w:rFonts w:ascii="Arial" w:hAnsi="Arial"/>
          <w:b/>
          <w:spacing w:val="14"/>
          <w:sz w:val="18"/>
          <w:szCs w:val="18"/>
        </w:rPr>
        <w:br/>
      </w:r>
      <w:r w:rsidRPr="00853B4D">
        <w:rPr>
          <w:rFonts w:ascii="Arial" w:hAnsi="Arial"/>
          <w:i/>
          <w:iCs/>
          <w:sz w:val="18"/>
          <w:szCs w:val="18"/>
        </w:rPr>
        <w:t>ENSAM Paris</w:t>
      </w:r>
    </w:p>
    <w:p w14:paraId="6CD91AD3" w14:textId="105726DE" w:rsidR="002F3054" w:rsidRPr="00CC6142" w:rsidRDefault="00B72376" w:rsidP="00CC6142">
      <w:pPr>
        <w:spacing w:before="163"/>
        <w:ind w:left="828" w:right="828"/>
        <w:rPr>
          <w:rFonts w:ascii="Arial" w:hAnsi="Arial"/>
          <w:sz w:val="18"/>
          <w:szCs w:val="18"/>
        </w:rPr>
      </w:pPr>
      <w:r w:rsidRPr="00CC6142">
        <w:rPr>
          <w:rFonts w:ascii="Arial" w:hAnsi="Arial"/>
          <w:b/>
          <w:sz w:val="18"/>
          <w:szCs w:val="18"/>
        </w:rPr>
        <w:t>Tutored</w:t>
      </w:r>
      <w:r w:rsidRPr="00CC6142">
        <w:rPr>
          <w:rFonts w:ascii="Arial" w:hAnsi="Arial"/>
          <w:b/>
          <w:spacing w:val="12"/>
          <w:sz w:val="18"/>
          <w:szCs w:val="18"/>
        </w:rPr>
        <w:t xml:space="preserve"> </w:t>
      </w:r>
      <w:r w:rsidRPr="00CC6142">
        <w:rPr>
          <w:rFonts w:ascii="Arial" w:hAnsi="Arial"/>
          <w:b/>
          <w:sz w:val="18"/>
          <w:szCs w:val="18"/>
        </w:rPr>
        <w:t>sessions</w:t>
      </w:r>
      <w:r w:rsidRPr="00CC6142">
        <w:rPr>
          <w:rFonts w:ascii="Arial" w:hAnsi="Arial"/>
          <w:b/>
          <w:spacing w:val="13"/>
          <w:sz w:val="18"/>
          <w:szCs w:val="18"/>
        </w:rPr>
        <w:t xml:space="preserve"> </w:t>
      </w:r>
      <w:r w:rsidRPr="00CC6142">
        <w:rPr>
          <w:rFonts w:ascii="Arial" w:hAnsi="Arial"/>
          <w:b/>
          <w:sz w:val="18"/>
          <w:szCs w:val="18"/>
        </w:rPr>
        <w:t>for</w:t>
      </w:r>
      <w:r w:rsidRPr="00CC6142">
        <w:rPr>
          <w:rFonts w:ascii="Arial" w:hAnsi="Arial"/>
          <w:b/>
          <w:spacing w:val="12"/>
          <w:sz w:val="18"/>
          <w:szCs w:val="18"/>
        </w:rPr>
        <w:t xml:space="preserve"> </w:t>
      </w:r>
      <w:r w:rsidRPr="00CC6142">
        <w:rPr>
          <w:rFonts w:ascii="Arial" w:hAnsi="Arial"/>
          <w:b/>
          <w:sz w:val="18"/>
          <w:szCs w:val="18"/>
        </w:rPr>
        <w:t>students</w:t>
      </w:r>
      <w:r w:rsidRPr="00CC6142">
        <w:rPr>
          <w:rFonts w:ascii="Arial" w:hAnsi="Arial"/>
          <w:b/>
          <w:spacing w:val="14"/>
          <w:sz w:val="18"/>
          <w:szCs w:val="18"/>
        </w:rPr>
        <w:t xml:space="preserve"> </w:t>
      </w:r>
      <w:r w:rsidRPr="00CC6142">
        <w:rPr>
          <w:rFonts w:ascii="Arial" w:hAnsi="Arial"/>
          <w:b/>
          <w:sz w:val="18"/>
          <w:szCs w:val="18"/>
        </w:rPr>
        <w:t>in</w:t>
      </w:r>
      <w:r w:rsidRPr="00CC6142">
        <w:rPr>
          <w:rFonts w:ascii="Arial" w:hAnsi="Arial"/>
          <w:b/>
          <w:spacing w:val="12"/>
          <w:sz w:val="18"/>
          <w:szCs w:val="18"/>
        </w:rPr>
        <w:t xml:space="preserve"> </w:t>
      </w:r>
      <w:r w:rsidRPr="00CC6142">
        <w:rPr>
          <w:rFonts w:ascii="Arial" w:hAnsi="Arial"/>
          <w:b/>
          <w:sz w:val="18"/>
          <w:szCs w:val="18"/>
        </w:rPr>
        <w:t>difficulty</w:t>
      </w:r>
      <w:r w:rsidRPr="00CC6142">
        <w:rPr>
          <w:rFonts w:ascii="Arial" w:hAnsi="Arial"/>
          <w:b/>
          <w:spacing w:val="13"/>
          <w:sz w:val="18"/>
          <w:szCs w:val="18"/>
        </w:rPr>
        <w:t xml:space="preserve"> </w:t>
      </w:r>
      <w:r w:rsidRPr="00CC6142">
        <w:rPr>
          <w:rFonts w:ascii="Arial" w:hAnsi="Arial"/>
          <w:b/>
          <w:sz w:val="18"/>
          <w:szCs w:val="18"/>
        </w:rPr>
        <w:t>2020</w:t>
      </w:r>
      <w:r w:rsidRPr="00CC6142">
        <w:rPr>
          <w:rFonts w:ascii="Arial" w:hAnsi="Arial"/>
          <w:b/>
          <w:spacing w:val="14"/>
          <w:sz w:val="18"/>
          <w:szCs w:val="18"/>
        </w:rPr>
        <w:t xml:space="preserve"> </w:t>
      </w:r>
      <w:r w:rsidR="00853B4D">
        <w:rPr>
          <w:rFonts w:ascii="Arial" w:hAnsi="Arial"/>
          <w:i/>
          <w:sz w:val="18"/>
          <w:szCs w:val="18"/>
        </w:rPr>
        <w:t>–</w:t>
      </w:r>
      <w:r w:rsidRPr="00CC6142">
        <w:rPr>
          <w:rFonts w:ascii="Arial" w:hAnsi="Arial"/>
          <w:i/>
          <w:spacing w:val="13"/>
          <w:sz w:val="18"/>
          <w:szCs w:val="18"/>
        </w:rPr>
        <w:t xml:space="preserve"> </w:t>
      </w:r>
      <w:r w:rsidRPr="00853B4D">
        <w:rPr>
          <w:rFonts w:ascii="Arial" w:hAnsi="Arial"/>
          <w:i/>
          <w:iCs/>
          <w:sz w:val="18"/>
          <w:szCs w:val="18"/>
        </w:rPr>
        <w:t>École</w:t>
      </w:r>
      <w:r w:rsidR="00853B4D" w:rsidRPr="00853B4D">
        <w:rPr>
          <w:rFonts w:ascii="Arial" w:hAnsi="Arial"/>
          <w:i/>
          <w:iCs/>
          <w:sz w:val="18"/>
          <w:szCs w:val="18"/>
        </w:rPr>
        <w:t xml:space="preserve"> </w:t>
      </w:r>
      <w:proofErr w:type="spellStart"/>
      <w:r w:rsidRPr="00853B4D">
        <w:rPr>
          <w:rFonts w:ascii="Arial" w:hAnsi="Arial"/>
          <w:i/>
          <w:iCs/>
          <w:sz w:val="18"/>
          <w:szCs w:val="18"/>
        </w:rPr>
        <w:t>Normale</w:t>
      </w:r>
      <w:proofErr w:type="spellEnd"/>
      <w:r w:rsidRPr="00853B4D">
        <w:rPr>
          <w:rFonts w:ascii="Arial" w:hAnsi="Arial"/>
          <w:i/>
          <w:iCs/>
          <w:spacing w:val="13"/>
          <w:sz w:val="18"/>
          <w:szCs w:val="18"/>
        </w:rPr>
        <w:t xml:space="preserve"> </w:t>
      </w:r>
      <w:proofErr w:type="spellStart"/>
      <w:r w:rsidRPr="00853B4D">
        <w:rPr>
          <w:rFonts w:ascii="Arial" w:hAnsi="Arial"/>
          <w:i/>
          <w:iCs/>
          <w:sz w:val="18"/>
          <w:szCs w:val="18"/>
        </w:rPr>
        <w:t>Supérieure</w:t>
      </w:r>
      <w:proofErr w:type="spellEnd"/>
      <w:r w:rsidRPr="00853B4D">
        <w:rPr>
          <w:rFonts w:ascii="Arial" w:hAnsi="Arial"/>
          <w:i/>
          <w:iCs/>
          <w:spacing w:val="14"/>
          <w:sz w:val="18"/>
          <w:szCs w:val="18"/>
        </w:rPr>
        <w:t xml:space="preserve"> </w:t>
      </w:r>
      <w:r w:rsidRPr="00853B4D">
        <w:rPr>
          <w:rFonts w:ascii="Arial" w:hAnsi="Arial"/>
          <w:i/>
          <w:iCs/>
          <w:sz w:val="18"/>
          <w:szCs w:val="18"/>
        </w:rPr>
        <w:t>Paris-</w:t>
      </w:r>
      <w:proofErr w:type="spellStart"/>
      <w:r w:rsidRPr="00853B4D">
        <w:rPr>
          <w:rFonts w:ascii="Arial" w:hAnsi="Arial"/>
          <w:i/>
          <w:iCs/>
          <w:sz w:val="18"/>
          <w:szCs w:val="18"/>
        </w:rPr>
        <w:t>Saclay</w:t>
      </w:r>
      <w:proofErr w:type="spellEnd"/>
    </w:p>
    <w:p w14:paraId="5FE705B0" w14:textId="77777777" w:rsidR="002F3054" w:rsidRPr="00CC6142" w:rsidRDefault="00B72376" w:rsidP="00CC6142">
      <w:pPr>
        <w:spacing w:before="162"/>
        <w:ind w:left="828" w:right="828"/>
        <w:jc w:val="both"/>
        <w:rPr>
          <w:rFonts w:ascii="Arial"/>
          <w:b/>
          <w:sz w:val="18"/>
          <w:szCs w:val="18"/>
        </w:rPr>
      </w:pPr>
      <w:r w:rsidRPr="00CC6142">
        <w:rPr>
          <w:rFonts w:ascii="Arial"/>
          <w:b/>
          <w:sz w:val="18"/>
          <w:szCs w:val="18"/>
        </w:rPr>
        <w:t>Oral</w:t>
      </w:r>
      <w:r w:rsidRPr="00CC6142">
        <w:rPr>
          <w:rFonts w:ascii="Arial"/>
          <w:b/>
          <w:spacing w:val="13"/>
          <w:sz w:val="18"/>
          <w:szCs w:val="18"/>
        </w:rPr>
        <w:t xml:space="preserve"> </w:t>
      </w:r>
      <w:r w:rsidRPr="00CC6142">
        <w:rPr>
          <w:rFonts w:ascii="Arial"/>
          <w:b/>
          <w:sz w:val="18"/>
          <w:szCs w:val="18"/>
        </w:rPr>
        <w:t>examiner</w:t>
      </w:r>
      <w:r w:rsidRPr="00CC6142">
        <w:rPr>
          <w:rFonts w:ascii="Arial"/>
          <w:b/>
          <w:spacing w:val="14"/>
          <w:sz w:val="18"/>
          <w:szCs w:val="18"/>
        </w:rPr>
        <w:t xml:space="preserve"> </w:t>
      </w:r>
      <w:r w:rsidRPr="00CC6142">
        <w:rPr>
          <w:rFonts w:ascii="Arial"/>
          <w:b/>
          <w:sz w:val="18"/>
          <w:szCs w:val="18"/>
        </w:rPr>
        <w:t>in</w:t>
      </w:r>
      <w:r w:rsidRPr="00CC6142">
        <w:rPr>
          <w:rFonts w:ascii="Arial"/>
          <w:b/>
          <w:spacing w:val="14"/>
          <w:sz w:val="18"/>
          <w:szCs w:val="18"/>
        </w:rPr>
        <w:t xml:space="preserve"> </w:t>
      </w:r>
      <w:r w:rsidRPr="00CC6142">
        <w:rPr>
          <w:rFonts w:ascii="Arial"/>
          <w:b/>
          <w:sz w:val="18"/>
          <w:szCs w:val="18"/>
        </w:rPr>
        <w:t>class</w:t>
      </w:r>
      <w:r w:rsidRPr="00CC6142">
        <w:rPr>
          <w:rFonts w:ascii="Arial"/>
          <w:b/>
          <w:spacing w:val="15"/>
          <w:sz w:val="18"/>
          <w:szCs w:val="18"/>
        </w:rPr>
        <w:t xml:space="preserve"> </w:t>
      </w:r>
      <w:r w:rsidRPr="00CC6142">
        <w:rPr>
          <w:rFonts w:ascii="Arial"/>
          <w:b/>
          <w:sz w:val="18"/>
          <w:szCs w:val="18"/>
        </w:rPr>
        <w:t>preparing</w:t>
      </w:r>
      <w:r w:rsidRPr="00CC6142">
        <w:rPr>
          <w:rFonts w:ascii="Arial"/>
          <w:b/>
          <w:spacing w:val="14"/>
          <w:sz w:val="18"/>
          <w:szCs w:val="18"/>
        </w:rPr>
        <w:t xml:space="preserve"> </w:t>
      </w:r>
      <w:r w:rsidRPr="00CC6142">
        <w:rPr>
          <w:rFonts w:ascii="Arial"/>
          <w:b/>
          <w:sz w:val="18"/>
          <w:szCs w:val="18"/>
        </w:rPr>
        <w:t>for</w:t>
      </w:r>
      <w:r w:rsidRPr="00CC6142">
        <w:rPr>
          <w:rFonts w:ascii="Arial"/>
          <w:b/>
          <w:spacing w:val="14"/>
          <w:sz w:val="18"/>
          <w:szCs w:val="18"/>
        </w:rPr>
        <w:t xml:space="preserve"> </w:t>
      </w:r>
      <w:r w:rsidRPr="00CC6142">
        <w:rPr>
          <w:rFonts w:ascii="Arial"/>
          <w:b/>
          <w:sz w:val="18"/>
          <w:szCs w:val="18"/>
        </w:rPr>
        <w:t>competitive</w:t>
      </w:r>
      <w:r w:rsidRPr="00CC6142">
        <w:rPr>
          <w:rFonts w:ascii="Arial"/>
          <w:b/>
          <w:spacing w:val="13"/>
          <w:sz w:val="18"/>
          <w:szCs w:val="18"/>
        </w:rPr>
        <w:t xml:space="preserve"> </w:t>
      </w:r>
      <w:r w:rsidRPr="00CC6142">
        <w:rPr>
          <w:rFonts w:ascii="Arial"/>
          <w:b/>
          <w:sz w:val="18"/>
          <w:szCs w:val="18"/>
        </w:rPr>
        <w:t>national</w:t>
      </w:r>
      <w:r w:rsidRPr="00CC6142">
        <w:rPr>
          <w:rFonts w:ascii="Arial"/>
          <w:b/>
          <w:spacing w:val="14"/>
          <w:sz w:val="18"/>
          <w:szCs w:val="18"/>
        </w:rPr>
        <w:t xml:space="preserve"> </w:t>
      </w:r>
      <w:r w:rsidRPr="00CC6142">
        <w:rPr>
          <w:rFonts w:ascii="Arial"/>
          <w:b/>
          <w:sz w:val="18"/>
          <w:szCs w:val="18"/>
        </w:rPr>
        <w:t>entrance</w:t>
      </w:r>
      <w:r w:rsidRPr="00CC6142">
        <w:rPr>
          <w:rFonts w:ascii="Arial"/>
          <w:b/>
          <w:spacing w:val="15"/>
          <w:sz w:val="18"/>
          <w:szCs w:val="18"/>
        </w:rPr>
        <w:t xml:space="preserve"> </w:t>
      </w:r>
      <w:r w:rsidRPr="00CC6142">
        <w:rPr>
          <w:rFonts w:ascii="Arial"/>
          <w:b/>
          <w:sz w:val="18"/>
          <w:szCs w:val="18"/>
        </w:rPr>
        <w:t>exams</w:t>
      </w:r>
      <w:r w:rsidRPr="00CC6142">
        <w:rPr>
          <w:rFonts w:ascii="Arial"/>
          <w:b/>
          <w:spacing w:val="12"/>
          <w:sz w:val="18"/>
          <w:szCs w:val="18"/>
        </w:rPr>
        <w:t xml:space="preserve"> </w:t>
      </w:r>
      <w:r w:rsidRPr="00CC6142">
        <w:rPr>
          <w:rFonts w:ascii="Arial"/>
          <w:b/>
          <w:sz w:val="18"/>
          <w:szCs w:val="18"/>
        </w:rPr>
        <w:t>2018-2020</w:t>
      </w:r>
    </w:p>
    <w:p w14:paraId="3CD226A6" w14:textId="77777777" w:rsidR="002F3054" w:rsidRPr="00CC6142" w:rsidRDefault="00B72376" w:rsidP="00CC6142">
      <w:pPr>
        <w:spacing w:before="5"/>
        <w:ind w:left="828" w:right="828"/>
        <w:rPr>
          <w:rFonts w:ascii="Arial" w:hAnsi="Arial"/>
          <w:i/>
          <w:sz w:val="18"/>
          <w:szCs w:val="18"/>
        </w:rPr>
      </w:pPr>
      <w:r w:rsidRPr="00CC6142">
        <w:rPr>
          <w:rFonts w:ascii="Arial" w:hAnsi="Arial"/>
          <w:i/>
          <w:sz w:val="18"/>
          <w:szCs w:val="18"/>
        </w:rPr>
        <w:t>(Physics,</w:t>
      </w:r>
      <w:r w:rsidRPr="00CC6142">
        <w:rPr>
          <w:rFonts w:ascii="Arial" w:hAnsi="Arial"/>
          <w:i/>
          <w:spacing w:val="11"/>
          <w:sz w:val="18"/>
          <w:szCs w:val="18"/>
        </w:rPr>
        <w:t xml:space="preserve"> </w:t>
      </w:r>
      <w:r w:rsidRPr="00CC6142">
        <w:rPr>
          <w:rFonts w:ascii="Arial" w:hAnsi="Arial"/>
          <w:i/>
          <w:sz w:val="18"/>
          <w:szCs w:val="18"/>
        </w:rPr>
        <w:t>Chemistry</w:t>
      </w:r>
      <w:r w:rsidRPr="00CC6142">
        <w:rPr>
          <w:rFonts w:ascii="Arial" w:hAnsi="Arial"/>
          <w:i/>
          <w:spacing w:val="15"/>
          <w:sz w:val="18"/>
          <w:szCs w:val="18"/>
        </w:rPr>
        <w:t xml:space="preserve"> </w:t>
      </w:r>
      <w:r w:rsidRPr="00CC6142">
        <w:rPr>
          <w:rFonts w:ascii="Arial" w:hAnsi="Arial"/>
          <w:i/>
          <w:sz w:val="18"/>
          <w:szCs w:val="18"/>
        </w:rPr>
        <w:t>and</w:t>
      </w:r>
      <w:r w:rsidRPr="00CC6142">
        <w:rPr>
          <w:rFonts w:ascii="Arial" w:hAnsi="Arial"/>
          <w:i/>
          <w:spacing w:val="14"/>
          <w:sz w:val="18"/>
          <w:szCs w:val="18"/>
        </w:rPr>
        <w:t xml:space="preserve"> </w:t>
      </w:r>
      <w:r w:rsidRPr="00CC6142">
        <w:rPr>
          <w:rFonts w:ascii="Arial" w:hAnsi="Arial"/>
          <w:i/>
          <w:sz w:val="18"/>
          <w:szCs w:val="18"/>
        </w:rPr>
        <w:t>Engineering</w:t>
      </w:r>
      <w:r w:rsidRPr="00CC6142">
        <w:rPr>
          <w:rFonts w:ascii="Arial" w:hAnsi="Arial"/>
          <w:i/>
          <w:spacing w:val="15"/>
          <w:sz w:val="18"/>
          <w:szCs w:val="18"/>
        </w:rPr>
        <w:t xml:space="preserve"> </w:t>
      </w:r>
      <w:r w:rsidRPr="00CC6142">
        <w:rPr>
          <w:rFonts w:ascii="Arial" w:hAnsi="Arial"/>
          <w:i/>
          <w:sz w:val="18"/>
          <w:szCs w:val="18"/>
        </w:rPr>
        <w:t>Science)</w:t>
      </w:r>
      <w:r w:rsidRPr="00CC6142">
        <w:rPr>
          <w:rFonts w:ascii="Arial" w:hAnsi="Arial"/>
          <w:i/>
          <w:spacing w:val="14"/>
          <w:sz w:val="18"/>
          <w:szCs w:val="18"/>
        </w:rPr>
        <w:t xml:space="preserve"> </w:t>
      </w:r>
      <w:r w:rsidRPr="00CC6142">
        <w:rPr>
          <w:rFonts w:ascii="Arial" w:hAnsi="Arial"/>
          <w:i/>
          <w:sz w:val="18"/>
          <w:szCs w:val="18"/>
        </w:rPr>
        <w:t>--</w:t>
      </w:r>
      <w:r w:rsidRPr="00CC6142">
        <w:rPr>
          <w:rFonts w:ascii="Arial" w:hAnsi="Arial"/>
          <w:i/>
          <w:spacing w:val="13"/>
          <w:sz w:val="18"/>
          <w:szCs w:val="18"/>
        </w:rPr>
        <w:t xml:space="preserve"> </w:t>
      </w:r>
      <w:r w:rsidRPr="00CC6142">
        <w:rPr>
          <w:rFonts w:ascii="Arial" w:hAnsi="Arial"/>
          <w:i/>
          <w:sz w:val="18"/>
          <w:szCs w:val="18"/>
        </w:rPr>
        <w:t>Lycée</w:t>
      </w:r>
      <w:r w:rsidRPr="00CC6142">
        <w:rPr>
          <w:rFonts w:ascii="Arial" w:hAnsi="Arial"/>
          <w:i/>
          <w:spacing w:val="12"/>
          <w:sz w:val="18"/>
          <w:szCs w:val="18"/>
        </w:rPr>
        <w:t xml:space="preserve"> </w:t>
      </w:r>
      <w:r w:rsidRPr="00CC6142">
        <w:rPr>
          <w:rFonts w:ascii="Arial" w:hAnsi="Arial"/>
          <w:i/>
          <w:sz w:val="18"/>
          <w:szCs w:val="18"/>
        </w:rPr>
        <w:t>Hoche,</w:t>
      </w:r>
      <w:r w:rsidRPr="00CC6142">
        <w:rPr>
          <w:rFonts w:ascii="Arial" w:hAnsi="Arial"/>
          <w:i/>
          <w:spacing w:val="12"/>
          <w:sz w:val="18"/>
          <w:szCs w:val="18"/>
        </w:rPr>
        <w:t xml:space="preserve"> </w:t>
      </w:r>
      <w:r w:rsidRPr="00CC6142">
        <w:rPr>
          <w:rFonts w:ascii="Arial" w:hAnsi="Arial"/>
          <w:i/>
          <w:sz w:val="18"/>
          <w:szCs w:val="18"/>
        </w:rPr>
        <w:t>Versailles,</w:t>
      </w:r>
      <w:r w:rsidRPr="00CC6142">
        <w:rPr>
          <w:rFonts w:ascii="Arial" w:hAnsi="Arial"/>
          <w:i/>
          <w:spacing w:val="14"/>
          <w:sz w:val="18"/>
          <w:szCs w:val="18"/>
        </w:rPr>
        <w:t xml:space="preserve"> </w:t>
      </w:r>
      <w:r w:rsidRPr="00CC6142">
        <w:rPr>
          <w:rFonts w:ascii="Arial" w:hAnsi="Arial"/>
          <w:i/>
          <w:sz w:val="18"/>
          <w:szCs w:val="18"/>
        </w:rPr>
        <w:t>France</w:t>
      </w:r>
    </w:p>
    <w:p w14:paraId="652195DB" w14:textId="5AA565B5" w:rsidR="002F3054" w:rsidRDefault="00B72376" w:rsidP="00CC6142">
      <w:pPr>
        <w:pStyle w:val="Titre6"/>
        <w:spacing w:before="160"/>
        <w:ind w:left="828" w:right="828"/>
        <w:rPr>
          <w:color w:val="4EACB1"/>
          <w:u w:val="single" w:color="4EACB1"/>
        </w:rPr>
      </w:pPr>
      <w:r>
        <w:rPr>
          <w:color w:val="4EACB1"/>
          <w:u w:val="single" w:color="4EACB1"/>
        </w:rPr>
        <w:t>Projects</w:t>
      </w:r>
    </w:p>
    <w:p w14:paraId="2A076F8E" w14:textId="784DAD78" w:rsidR="00FA1076" w:rsidRPr="00CC6142" w:rsidRDefault="00FA1076" w:rsidP="00FA1076">
      <w:pPr>
        <w:spacing w:before="163"/>
        <w:ind w:left="828" w:right="828"/>
        <w:jc w:val="both"/>
        <w:rPr>
          <w:rFonts w:ascii="Arial" w:hAnsi="Arial"/>
          <w:b/>
          <w:sz w:val="18"/>
          <w:szCs w:val="18"/>
        </w:rPr>
      </w:pPr>
      <w:r>
        <w:rPr>
          <w:rFonts w:ascii="Arial" w:hAnsi="Arial"/>
          <w:b/>
          <w:sz w:val="18"/>
          <w:szCs w:val="18"/>
          <w:vertAlign w:val="superscript"/>
        </w:rPr>
        <w:t>*</w:t>
      </w:r>
      <w:r w:rsidRPr="00CC6142">
        <w:rPr>
          <w:rFonts w:ascii="Arial" w:hAnsi="Arial"/>
          <w:b/>
          <w:sz w:val="18"/>
          <w:szCs w:val="18"/>
          <w:vertAlign w:val="superscript"/>
        </w:rPr>
        <w:t xml:space="preserve"> </w:t>
      </w:r>
      <w:r w:rsidR="008D53EE">
        <w:rPr>
          <w:rFonts w:ascii="Arial" w:hAnsi="Arial"/>
          <w:b/>
          <w:sz w:val="18"/>
          <w:szCs w:val="18"/>
        </w:rPr>
        <w:t xml:space="preserve">Biomechanical Response of Human Skin: A Hierarchical Porous </w:t>
      </w:r>
      <w:proofErr w:type="gramStart"/>
      <w:r w:rsidR="008D53EE">
        <w:rPr>
          <w:rFonts w:ascii="Arial" w:hAnsi="Arial"/>
          <w:b/>
          <w:sz w:val="18"/>
          <w:szCs w:val="18"/>
        </w:rPr>
        <w:t>media</w:t>
      </w:r>
      <w:proofErr w:type="gramEnd"/>
      <w:r w:rsidR="008D53EE">
        <w:rPr>
          <w:rFonts w:ascii="Arial" w:hAnsi="Arial"/>
          <w:b/>
          <w:sz w:val="18"/>
          <w:szCs w:val="18"/>
        </w:rPr>
        <w:t xml:space="preserve"> Framework</w:t>
      </w:r>
      <w:r w:rsidRPr="00CC6142">
        <w:rPr>
          <w:rFonts w:ascii="Arial" w:hAnsi="Arial"/>
          <w:b/>
          <w:spacing w:val="13"/>
          <w:sz w:val="18"/>
          <w:szCs w:val="18"/>
        </w:rPr>
        <w:t xml:space="preserve"> </w:t>
      </w:r>
      <w:r w:rsidRPr="00CC6142">
        <w:rPr>
          <w:rFonts w:ascii="Arial" w:hAnsi="Arial"/>
          <w:b/>
          <w:sz w:val="18"/>
          <w:szCs w:val="18"/>
        </w:rPr>
        <w:t>—202</w:t>
      </w:r>
      <w:r w:rsidR="008D53EE">
        <w:rPr>
          <w:rFonts w:ascii="Arial" w:hAnsi="Arial"/>
          <w:b/>
          <w:sz w:val="18"/>
          <w:szCs w:val="18"/>
        </w:rPr>
        <w:t>2</w:t>
      </w:r>
      <w:r w:rsidRPr="00CC6142">
        <w:rPr>
          <w:rFonts w:ascii="Arial" w:hAnsi="Arial"/>
          <w:b/>
          <w:sz w:val="18"/>
          <w:szCs w:val="18"/>
        </w:rPr>
        <w:t>-</w:t>
      </w:r>
      <w:r w:rsidRPr="00CC6142">
        <w:rPr>
          <w:rFonts w:ascii="Arial" w:hAnsi="Arial"/>
          <w:b/>
          <w:spacing w:val="15"/>
          <w:sz w:val="18"/>
          <w:szCs w:val="18"/>
        </w:rPr>
        <w:t xml:space="preserve"> </w:t>
      </w:r>
      <w:r>
        <w:rPr>
          <w:rFonts w:ascii="Arial" w:hAnsi="Arial"/>
          <w:b/>
          <w:sz w:val="18"/>
          <w:szCs w:val="18"/>
        </w:rPr>
        <w:t>202</w:t>
      </w:r>
      <w:r w:rsidR="008D53EE">
        <w:rPr>
          <w:rFonts w:ascii="Arial" w:hAnsi="Arial"/>
          <w:b/>
          <w:sz w:val="18"/>
          <w:szCs w:val="18"/>
        </w:rPr>
        <w:t>5</w:t>
      </w:r>
    </w:p>
    <w:p w14:paraId="163BA520" w14:textId="53DEAB2D" w:rsidR="00FA1076" w:rsidRDefault="00FA1076" w:rsidP="00FA1076">
      <w:pPr>
        <w:spacing w:before="6" w:line="244" w:lineRule="auto"/>
        <w:ind w:left="828" w:right="828" w:hanging="1"/>
        <w:jc w:val="both"/>
        <w:rPr>
          <w:rFonts w:ascii="Arial" w:hAnsi="Arial"/>
          <w:i/>
          <w:w w:val="105"/>
          <w:sz w:val="18"/>
          <w:szCs w:val="18"/>
        </w:rPr>
      </w:pPr>
      <w:r>
        <w:rPr>
          <w:rFonts w:ascii="Arial" w:hAnsi="Arial"/>
          <w:i/>
          <w:sz w:val="18"/>
          <w:szCs w:val="18"/>
        </w:rPr>
        <w:t>PhD Project</w:t>
      </w:r>
      <w:r w:rsidRPr="00CC6142">
        <w:rPr>
          <w:rFonts w:ascii="Arial" w:hAnsi="Arial"/>
          <w:i/>
          <w:sz w:val="18"/>
          <w:szCs w:val="18"/>
        </w:rPr>
        <w:t xml:space="preserve"> — supervisor</w:t>
      </w:r>
      <w:r>
        <w:rPr>
          <w:rFonts w:ascii="Arial" w:hAnsi="Arial"/>
          <w:i/>
          <w:sz w:val="18"/>
          <w:szCs w:val="18"/>
        </w:rPr>
        <w:t>s</w:t>
      </w:r>
      <w:r w:rsidRPr="00CC6142">
        <w:rPr>
          <w:rFonts w:ascii="Arial" w:hAnsi="Arial"/>
          <w:i/>
          <w:sz w:val="18"/>
          <w:szCs w:val="18"/>
        </w:rPr>
        <w:t xml:space="preserve">: </w:t>
      </w:r>
      <w:hyperlink r:id="rId12" w:history="1">
        <w:r w:rsidRPr="003018EE">
          <w:rPr>
            <w:rStyle w:val="Lienhypertexte"/>
            <w:rFonts w:ascii="Arial" w:hAnsi="Arial" w:cs="Arial"/>
            <w:i/>
            <w:iCs/>
            <w:color w:val="31849B" w:themeColor="accent5" w:themeShade="BF"/>
            <w:sz w:val="18"/>
            <w:szCs w:val="18"/>
          </w:rPr>
          <w:t xml:space="preserve">Stéphane </w:t>
        </w:r>
        <w:proofErr w:type="spellStart"/>
        <w:r w:rsidRPr="003018EE">
          <w:rPr>
            <w:rStyle w:val="Lienhypertexte"/>
            <w:rFonts w:ascii="Arial" w:hAnsi="Arial" w:cs="Arial"/>
            <w:i/>
            <w:iCs/>
            <w:color w:val="31849B" w:themeColor="accent5" w:themeShade="BF"/>
            <w:sz w:val="18"/>
            <w:szCs w:val="18"/>
          </w:rPr>
          <w:t>Bordas</w:t>
        </w:r>
        <w:proofErr w:type="spellEnd"/>
      </w:hyperlink>
      <w:r w:rsidRPr="003018EE">
        <w:rPr>
          <w:rStyle w:val="Lienhypertexte"/>
          <w:rFonts w:ascii="Arial" w:hAnsi="Arial" w:cs="Arial"/>
          <w:i/>
          <w:iCs/>
          <w:color w:val="31849B" w:themeColor="accent5" w:themeShade="BF"/>
          <w:sz w:val="20"/>
          <w:szCs w:val="20"/>
        </w:rPr>
        <w:t xml:space="preserve"> </w:t>
      </w:r>
      <w:r>
        <w:rPr>
          <w:rFonts w:ascii="Arial" w:hAnsi="Arial"/>
          <w:i/>
          <w:sz w:val="18"/>
          <w:szCs w:val="18"/>
        </w:rPr>
        <w:t>(</w:t>
      </w:r>
      <w:proofErr w:type="spellStart"/>
      <w:r w:rsidR="007B1C13">
        <w:fldChar w:fldCharType="begin"/>
      </w:r>
      <w:r w:rsidR="007B1C13">
        <w:instrText xml:space="preserve"> HYPERLINK "https://legato-team.eu/" </w:instrText>
      </w:r>
      <w:r w:rsidR="007B1C13">
        <w:fldChar w:fldCharType="separate"/>
      </w:r>
      <w:r w:rsidRPr="003018EE">
        <w:rPr>
          <w:rStyle w:val="Lienhypertexte"/>
          <w:rFonts w:ascii="Arial" w:hAnsi="Arial" w:cs="Arial"/>
          <w:i/>
          <w:iCs/>
          <w:color w:val="31849B" w:themeColor="accent5" w:themeShade="BF"/>
          <w:sz w:val="18"/>
          <w:szCs w:val="18"/>
        </w:rPr>
        <w:t>Légato</w:t>
      </w:r>
      <w:proofErr w:type="spellEnd"/>
      <w:r w:rsidRPr="003018EE">
        <w:rPr>
          <w:rStyle w:val="Lienhypertexte"/>
          <w:rFonts w:ascii="Arial" w:hAnsi="Arial" w:cs="Arial"/>
          <w:i/>
          <w:iCs/>
          <w:color w:val="31849B" w:themeColor="accent5" w:themeShade="BF"/>
          <w:sz w:val="18"/>
          <w:szCs w:val="18"/>
        </w:rPr>
        <w:t xml:space="preserve"> Team</w:t>
      </w:r>
      <w:r w:rsidR="007B1C13">
        <w:rPr>
          <w:rStyle w:val="Lienhypertexte"/>
          <w:rFonts w:ascii="Arial" w:hAnsi="Arial" w:cs="Arial"/>
          <w:i/>
          <w:iCs/>
          <w:color w:val="31849B" w:themeColor="accent5" w:themeShade="BF"/>
          <w:sz w:val="18"/>
          <w:szCs w:val="18"/>
        </w:rPr>
        <w:fldChar w:fldCharType="end"/>
      </w:r>
      <w:r w:rsidRPr="00CC6142">
        <w:rPr>
          <w:rFonts w:ascii="Arial" w:hAnsi="Arial"/>
          <w:i/>
          <w:color w:val="0562C1"/>
          <w:sz w:val="18"/>
          <w:szCs w:val="18"/>
        </w:rPr>
        <w:t xml:space="preserve"> </w:t>
      </w:r>
      <w:r w:rsidRPr="00CC6142">
        <w:rPr>
          <w:rFonts w:ascii="Arial" w:hAnsi="Arial"/>
          <w:i/>
          <w:sz w:val="18"/>
          <w:szCs w:val="18"/>
        </w:rPr>
        <w:t xml:space="preserve">Luxembourg) and </w:t>
      </w:r>
      <w:hyperlink r:id="rId13" w:history="1">
        <w:r>
          <w:rPr>
            <w:rStyle w:val="Lienhypertexte"/>
            <w:rFonts w:ascii="Arial" w:hAnsi="Arial" w:cs="Arial"/>
            <w:i/>
            <w:iCs/>
            <w:color w:val="31849B" w:themeColor="accent5" w:themeShade="BF"/>
            <w:sz w:val="18"/>
            <w:szCs w:val="18"/>
          </w:rPr>
          <w:t>Pierre-Yves</w:t>
        </w:r>
      </w:hyperlink>
      <w:r>
        <w:rPr>
          <w:rStyle w:val="Lienhypertexte"/>
          <w:rFonts w:ascii="Arial" w:hAnsi="Arial" w:cs="Arial"/>
          <w:i/>
          <w:iCs/>
          <w:color w:val="31849B" w:themeColor="accent5" w:themeShade="BF"/>
          <w:sz w:val="18"/>
          <w:szCs w:val="18"/>
        </w:rPr>
        <w:t xml:space="preserve"> Rohan</w:t>
      </w:r>
      <w:r w:rsidRPr="00CC6142">
        <w:rPr>
          <w:rFonts w:ascii="Arial" w:hAnsi="Arial"/>
          <w:i/>
          <w:color w:val="0562C1"/>
          <w:w w:val="105"/>
          <w:sz w:val="18"/>
          <w:szCs w:val="18"/>
        </w:rPr>
        <w:t xml:space="preserve"> </w:t>
      </w:r>
      <w:r>
        <w:rPr>
          <w:rFonts w:ascii="Arial" w:hAnsi="Arial"/>
          <w:i/>
          <w:w w:val="105"/>
          <w:sz w:val="18"/>
          <w:szCs w:val="18"/>
        </w:rPr>
        <w:t>(IBHGC France</w:t>
      </w:r>
      <w:r w:rsidRPr="00CC6142">
        <w:rPr>
          <w:rFonts w:ascii="Arial" w:hAnsi="Arial"/>
          <w:i/>
          <w:w w:val="105"/>
          <w:sz w:val="18"/>
          <w:szCs w:val="18"/>
        </w:rPr>
        <w:t>)</w:t>
      </w:r>
      <w:r>
        <w:rPr>
          <w:rFonts w:ascii="Arial" w:hAnsi="Arial"/>
          <w:i/>
          <w:w w:val="105"/>
          <w:sz w:val="18"/>
          <w:szCs w:val="18"/>
        </w:rPr>
        <w:t xml:space="preserve"> and </w:t>
      </w:r>
      <w:r w:rsidRPr="00CC6142">
        <w:rPr>
          <w:rFonts w:ascii="Arial" w:hAnsi="Arial"/>
          <w:i/>
          <w:w w:val="105"/>
          <w:sz w:val="18"/>
          <w:szCs w:val="18"/>
        </w:rPr>
        <w:t xml:space="preserve"> </w:t>
      </w:r>
      <w:r w:rsidRPr="00FA1076">
        <w:rPr>
          <w:rStyle w:val="Lienhypertexte"/>
          <w:rFonts w:ascii="Arial" w:hAnsi="Arial" w:cs="Arial"/>
          <w:i/>
          <w:iCs/>
          <w:color w:val="31849B" w:themeColor="accent5" w:themeShade="BF"/>
          <w:sz w:val="18"/>
          <w:szCs w:val="18"/>
        </w:rPr>
        <w:t xml:space="preserve">Giuseppe </w:t>
      </w:r>
      <w:proofErr w:type="spellStart"/>
      <w:r w:rsidRPr="00FA1076">
        <w:rPr>
          <w:rStyle w:val="Lienhypertexte"/>
          <w:rFonts w:ascii="Arial" w:hAnsi="Arial" w:cs="Arial"/>
          <w:i/>
          <w:iCs/>
          <w:color w:val="31849B" w:themeColor="accent5" w:themeShade="BF"/>
          <w:sz w:val="18"/>
          <w:szCs w:val="18"/>
        </w:rPr>
        <w:t>Sciume</w:t>
      </w:r>
      <w:proofErr w:type="spellEnd"/>
      <w:r w:rsidRPr="00CC6142">
        <w:rPr>
          <w:rFonts w:ascii="Arial" w:hAnsi="Arial"/>
          <w:i/>
          <w:color w:val="0562C1"/>
          <w:w w:val="105"/>
          <w:sz w:val="18"/>
          <w:szCs w:val="18"/>
        </w:rPr>
        <w:t xml:space="preserve"> </w:t>
      </w:r>
      <w:r>
        <w:rPr>
          <w:rFonts w:ascii="Arial" w:hAnsi="Arial"/>
          <w:i/>
          <w:w w:val="105"/>
          <w:sz w:val="18"/>
          <w:szCs w:val="18"/>
        </w:rPr>
        <w:t>(</w:t>
      </w:r>
      <w:r w:rsidRPr="00FA1076">
        <w:rPr>
          <w:rStyle w:val="Lienhypertexte"/>
          <w:rFonts w:ascii="Arial" w:hAnsi="Arial" w:cs="Arial"/>
          <w:i/>
          <w:iCs/>
          <w:color w:val="31849B" w:themeColor="accent5" w:themeShade="BF"/>
          <w:sz w:val="18"/>
          <w:szCs w:val="18"/>
        </w:rPr>
        <w:t>I2M</w:t>
      </w:r>
      <w:r>
        <w:rPr>
          <w:rFonts w:ascii="Arial" w:hAnsi="Arial"/>
          <w:i/>
          <w:w w:val="105"/>
          <w:sz w:val="18"/>
          <w:szCs w:val="18"/>
        </w:rPr>
        <w:t xml:space="preserve"> France</w:t>
      </w:r>
      <w:r w:rsidRPr="00CC6142">
        <w:rPr>
          <w:rFonts w:ascii="Arial" w:hAnsi="Arial"/>
          <w:i/>
          <w:w w:val="105"/>
          <w:sz w:val="18"/>
          <w:szCs w:val="18"/>
        </w:rPr>
        <w:t>)</w:t>
      </w:r>
    </w:p>
    <w:p w14:paraId="2059BB3C" w14:textId="628509A4" w:rsidR="00FA1076" w:rsidRPr="00FA1076" w:rsidRDefault="00FA1076" w:rsidP="00FA1076">
      <w:pPr>
        <w:spacing w:before="6" w:line="244" w:lineRule="auto"/>
        <w:ind w:left="828" w:right="828" w:hanging="1"/>
        <w:jc w:val="both"/>
        <w:rPr>
          <w:rFonts w:ascii="Arial" w:hAnsi="Arial"/>
          <w:i/>
          <w:sz w:val="12"/>
          <w:szCs w:val="12"/>
          <w:lang w:val="fr-FR"/>
        </w:rPr>
      </w:pPr>
      <w:proofErr w:type="gramStart"/>
      <w:r w:rsidRPr="00FA1076">
        <w:rPr>
          <w:rFonts w:ascii="Arial" w:hAnsi="Arial"/>
          <w:i/>
          <w:sz w:val="18"/>
          <w:szCs w:val="18"/>
          <w:lang w:val="fr-FR"/>
        </w:rPr>
        <w:t>Collaborations:</w:t>
      </w:r>
      <w:proofErr w:type="gramEnd"/>
      <w:r w:rsidRPr="00FA1076">
        <w:rPr>
          <w:rFonts w:ascii="Arial" w:hAnsi="Arial"/>
          <w:i/>
          <w:sz w:val="18"/>
          <w:szCs w:val="18"/>
          <w:lang w:val="fr-FR"/>
        </w:rPr>
        <w:t xml:space="preserve"> LBTI (France), FEMTO-ST (</w:t>
      </w:r>
      <w:r>
        <w:rPr>
          <w:rFonts w:ascii="Arial" w:hAnsi="Arial"/>
          <w:i/>
          <w:sz w:val="18"/>
          <w:szCs w:val="18"/>
          <w:lang w:val="fr-FR"/>
        </w:rPr>
        <w:t>France), Euler Institute (</w:t>
      </w:r>
      <w:proofErr w:type="spellStart"/>
      <w:r>
        <w:rPr>
          <w:rFonts w:ascii="Arial" w:hAnsi="Arial"/>
          <w:i/>
          <w:sz w:val="18"/>
          <w:szCs w:val="18"/>
          <w:lang w:val="fr-FR"/>
        </w:rPr>
        <w:t>Switzerland</w:t>
      </w:r>
      <w:proofErr w:type="spellEnd"/>
      <w:r>
        <w:rPr>
          <w:rFonts w:ascii="Arial" w:hAnsi="Arial"/>
          <w:i/>
          <w:sz w:val="18"/>
          <w:szCs w:val="18"/>
          <w:lang w:val="fr-FR"/>
        </w:rPr>
        <w:t>), LMPS (France)</w:t>
      </w:r>
    </w:p>
    <w:p w14:paraId="547ECD72" w14:textId="0283A33A" w:rsidR="002F3054" w:rsidRPr="00CC6142" w:rsidRDefault="002B2B50" w:rsidP="00CC6142">
      <w:pPr>
        <w:spacing w:before="163"/>
        <w:ind w:left="828" w:right="828"/>
        <w:jc w:val="both"/>
        <w:rPr>
          <w:rFonts w:ascii="Arial" w:hAnsi="Arial"/>
          <w:b/>
          <w:sz w:val="18"/>
          <w:szCs w:val="18"/>
        </w:rPr>
      </w:pPr>
      <w:r w:rsidRPr="00CC6142">
        <w:rPr>
          <w:rFonts w:ascii="Arial" w:hAnsi="Arial"/>
          <w:b/>
          <w:sz w:val="18"/>
          <w:szCs w:val="18"/>
          <w:vertAlign w:val="superscript"/>
        </w:rPr>
        <w:t xml:space="preserve">1 </w:t>
      </w:r>
      <w:r w:rsidR="00B72376" w:rsidRPr="00CC6142">
        <w:rPr>
          <w:rFonts w:ascii="Arial" w:hAnsi="Arial"/>
          <w:b/>
          <w:sz w:val="18"/>
          <w:szCs w:val="18"/>
        </w:rPr>
        <w:t>Surrogate</w:t>
      </w:r>
      <w:r w:rsidR="00B72376" w:rsidRPr="00CC6142">
        <w:rPr>
          <w:rFonts w:ascii="Arial" w:hAnsi="Arial"/>
          <w:b/>
          <w:spacing w:val="16"/>
          <w:sz w:val="18"/>
          <w:szCs w:val="18"/>
        </w:rPr>
        <w:t xml:space="preserve"> </w:t>
      </w:r>
      <w:r w:rsidR="00B72376" w:rsidRPr="00CC6142">
        <w:rPr>
          <w:rFonts w:ascii="Arial" w:hAnsi="Arial"/>
          <w:b/>
          <w:sz w:val="18"/>
          <w:szCs w:val="18"/>
        </w:rPr>
        <w:t>Modelling</w:t>
      </w:r>
      <w:r w:rsidR="00B72376" w:rsidRPr="00CC6142">
        <w:rPr>
          <w:rFonts w:ascii="Arial" w:hAnsi="Arial"/>
          <w:b/>
          <w:spacing w:val="16"/>
          <w:sz w:val="18"/>
          <w:szCs w:val="18"/>
        </w:rPr>
        <w:t xml:space="preserve"> </w:t>
      </w:r>
      <w:r w:rsidR="00B72376" w:rsidRPr="00CC6142">
        <w:rPr>
          <w:rFonts w:ascii="Arial" w:hAnsi="Arial"/>
          <w:b/>
          <w:sz w:val="18"/>
          <w:szCs w:val="18"/>
        </w:rPr>
        <w:t>of</w:t>
      </w:r>
      <w:r w:rsidR="00B72376" w:rsidRPr="00CC6142">
        <w:rPr>
          <w:rFonts w:ascii="Arial" w:hAnsi="Arial"/>
          <w:b/>
          <w:spacing w:val="16"/>
          <w:sz w:val="18"/>
          <w:szCs w:val="18"/>
        </w:rPr>
        <w:t xml:space="preserve"> </w:t>
      </w:r>
      <w:r w:rsidR="00B72376" w:rsidRPr="00CC6142">
        <w:rPr>
          <w:rFonts w:ascii="Arial" w:hAnsi="Arial"/>
          <w:b/>
          <w:sz w:val="18"/>
          <w:szCs w:val="18"/>
        </w:rPr>
        <w:t>the</w:t>
      </w:r>
      <w:r w:rsidR="00B72376" w:rsidRPr="00CC6142">
        <w:rPr>
          <w:rFonts w:ascii="Arial" w:hAnsi="Arial"/>
          <w:b/>
          <w:spacing w:val="16"/>
          <w:sz w:val="18"/>
          <w:szCs w:val="18"/>
        </w:rPr>
        <w:t xml:space="preserve"> </w:t>
      </w:r>
      <w:r w:rsidR="00B72376" w:rsidRPr="00CC6142">
        <w:rPr>
          <w:rFonts w:ascii="Arial" w:hAnsi="Arial"/>
          <w:b/>
          <w:sz w:val="18"/>
          <w:szCs w:val="18"/>
        </w:rPr>
        <w:t>Breast</w:t>
      </w:r>
      <w:r w:rsidR="00B72376" w:rsidRPr="00CC6142">
        <w:rPr>
          <w:rFonts w:ascii="Arial" w:hAnsi="Arial"/>
          <w:b/>
          <w:spacing w:val="15"/>
          <w:sz w:val="18"/>
          <w:szCs w:val="18"/>
        </w:rPr>
        <w:t xml:space="preserve"> </w:t>
      </w:r>
      <w:r w:rsidR="00B72376" w:rsidRPr="00CC6142">
        <w:rPr>
          <w:rFonts w:ascii="Arial" w:hAnsi="Arial"/>
          <w:b/>
          <w:sz w:val="18"/>
          <w:szCs w:val="18"/>
        </w:rPr>
        <w:t>tissue</w:t>
      </w:r>
      <w:r w:rsidR="00B72376" w:rsidRPr="00CC6142">
        <w:rPr>
          <w:rFonts w:ascii="Arial" w:hAnsi="Arial"/>
          <w:b/>
          <w:spacing w:val="16"/>
          <w:sz w:val="18"/>
          <w:szCs w:val="18"/>
        </w:rPr>
        <w:t xml:space="preserve"> </w:t>
      </w:r>
      <w:r w:rsidR="00B72376" w:rsidRPr="00CC6142">
        <w:rPr>
          <w:rFonts w:ascii="Arial" w:hAnsi="Arial"/>
          <w:b/>
          <w:sz w:val="18"/>
          <w:szCs w:val="18"/>
        </w:rPr>
        <w:t>deformation</w:t>
      </w:r>
      <w:r w:rsidR="00B72376" w:rsidRPr="00CC6142">
        <w:rPr>
          <w:rFonts w:ascii="Arial" w:hAnsi="Arial"/>
          <w:b/>
          <w:spacing w:val="13"/>
          <w:sz w:val="18"/>
          <w:szCs w:val="18"/>
        </w:rPr>
        <w:t xml:space="preserve"> </w:t>
      </w:r>
      <w:r w:rsidR="00B72376" w:rsidRPr="00CC6142">
        <w:rPr>
          <w:rFonts w:ascii="Arial" w:hAnsi="Arial"/>
          <w:b/>
          <w:sz w:val="18"/>
          <w:szCs w:val="18"/>
        </w:rPr>
        <w:t>—September</w:t>
      </w:r>
      <w:r w:rsidR="00B72376" w:rsidRPr="00CC6142">
        <w:rPr>
          <w:rFonts w:ascii="Arial" w:hAnsi="Arial"/>
          <w:b/>
          <w:spacing w:val="15"/>
          <w:sz w:val="18"/>
          <w:szCs w:val="18"/>
        </w:rPr>
        <w:t xml:space="preserve"> </w:t>
      </w:r>
      <w:r w:rsidR="00B72376" w:rsidRPr="00CC6142">
        <w:rPr>
          <w:rFonts w:ascii="Arial" w:hAnsi="Arial"/>
          <w:b/>
          <w:sz w:val="18"/>
          <w:szCs w:val="18"/>
        </w:rPr>
        <w:t>2021-</w:t>
      </w:r>
      <w:r w:rsidR="00B72376" w:rsidRPr="00CC6142">
        <w:rPr>
          <w:rFonts w:ascii="Arial" w:hAnsi="Arial"/>
          <w:b/>
          <w:spacing w:val="15"/>
          <w:sz w:val="18"/>
          <w:szCs w:val="18"/>
        </w:rPr>
        <w:t xml:space="preserve"> </w:t>
      </w:r>
      <w:r w:rsidR="006D7FCA">
        <w:rPr>
          <w:rFonts w:ascii="Arial" w:hAnsi="Arial"/>
          <w:b/>
          <w:spacing w:val="15"/>
          <w:sz w:val="18"/>
          <w:szCs w:val="18"/>
        </w:rPr>
        <w:t xml:space="preserve">September </w:t>
      </w:r>
      <w:r w:rsidR="006D7FCA">
        <w:rPr>
          <w:rFonts w:ascii="Arial" w:hAnsi="Arial"/>
          <w:b/>
          <w:sz w:val="18"/>
          <w:szCs w:val="18"/>
        </w:rPr>
        <w:t>2022</w:t>
      </w:r>
    </w:p>
    <w:p w14:paraId="1F9C74EB" w14:textId="67C06311" w:rsidR="002F3054" w:rsidRPr="006F153D" w:rsidRDefault="00B72376" w:rsidP="00CC6142">
      <w:pPr>
        <w:spacing w:before="6" w:line="244" w:lineRule="auto"/>
        <w:ind w:left="828" w:right="828" w:hanging="1"/>
        <w:jc w:val="both"/>
        <w:rPr>
          <w:rFonts w:ascii="Arial" w:hAnsi="Arial"/>
          <w:i/>
          <w:sz w:val="12"/>
          <w:szCs w:val="12"/>
        </w:rPr>
      </w:pPr>
      <w:r w:rsidRPr="00CC6142">
        <w:rPr>
          <w:rFonts w:ascii="Arial" w:hAnsi="Arial"/>
          <w:i/>
          <w:sz w:val="18"/>
          <w:szCs w:val="18"/>
        </w:rPr>
        <w:t xml:space="preserve">Research Internship — supervisor: </w:t>
      </w:r>
      <w:hyperlink r:id="rId14" w:history="1">
        <w:r w:rsidR="003018EE" w:rsidRPr="003018EE">
          <w:rPr>
            <w:rStyle w:val="Lienhypertexte"/>
            <w:rFonts w:ascii="Arial" w:hAnsi="Arial" w:cs="Arial"/>
            <w:i/>
            <w:iCs/>
            <w:color w:val="31849B" w:themeColor="accent5" w:themeShade="BF"/>
            <w:sz w:val="18"/>
            <w:szCs w:val="18"/>
          </w:rPr>
          <w:t xml:space="preserve">Stéphane </w:t>
        </w:r>
        <w:proofErr w:type="spellStart"/>
        <w:r w:rsidR="003018EE" w:rsidRPr="003018EE">
          <w:rPr>
            <w:rStyle w:val="Lienhypertexte"/>
            <w:rFonts w:ascii="Arial" w:hAnsi="Arial" w:cs="Arial"/>
            <w:i/>
            <w:iCs/>
            <w:color w:val="31849B" w:themeColor="accent5" w:themeShade="BF"/>
            <w:sz w:val="18"/>
            <w:szCs w:val="18"/>
          </w:rPr>
          <w:t>Bordas</w:t>
        </w:r>
        <w:proofErr w:type="spellEnd"/>
      </w:hyperlink>
      <w:r w:rsidR="003018EE" w:rsidRPr="003018EE">
        <w:rPr>
          <w:rStyle w:val="Lienhypertexte"/>
          <w:rFonts w:ascii="Arial" w:hAnsi="Arial" w:cs="Arial"/>
          <w:i/>
          <w:iCs/>
          <w:color w:val="31849B" w:themeColor="accent5" w:themeShade="BF"/>
          <w:sz w:val="20"/>
          <w:szCs w:val="20"/>
        </w:rPr>
        <w:t xml:space="preserve"> </w:t>
      </w:r>
      <w:r w:rsidR="00FA1076">
        <w:rPr>
          <w:rFonts w:ascii="Arial" w:hAnsi="Arial"/>
          <w:i/>
          <w:sz w:val="18"/>
          <w:szCs w:val="18"/>
        </w:rPr>
        <w:t>(</w:t>
      </w:r>
      <w:proofErr w:type="spellStart"/>
      <w:r w:rsidR="007B1C13">
        <w:fldChar w:fldCharType="begin"/>
      </w:r>
      <w:r w:rsidR="007B1C13">
        <w:instrText xml:space="preserve"> HYPERLINK "https://legato-team.eu/" </w:instrText>
      </w:r>
      <w:r w:rsidR="007B1C13">
        <w:fldChar w:fldCharType="separate"/>
      </w:r>
      <w:r w:rsidR="003018EE" w:rsidRPr="003018EE">
        <w:rPr>
          <w:rStyle w:val="Lienhypertexte"/>
          <w:rFonts w:ascii="Arial" w:hAnsi="Arial" w:cs="Arial"/>
          <w:i/>
          <w:iCs/>
          <w:color w:val="31849B" w:themeColor="accent5" w:themeShade="BF"/>
          <w:sz w:val="18"/>
          <w:szCs w:val="18"/>
        </w:rPr>
        <w:t>Légato</w:t>
      </w:r>
      <w:proofErr w:type="spellEnd"/>
      <w:r w:rsidR="003018EE" w:rsidRPr="003018EE">
        <w:rPr>
          <w:rStyle w:val="Lienhypertexte"/>
          <w:rFonts w:ascii="Arial" w:hAnsi="Arial" w:cs="Arial"/>
          <w:i/>
          <w:iCs/>
          <w:color w:val="31849B" w:themeColor="accent5" w:themeShade="BF"/>
          <w:sz w:val="18"/>
          <w:szCs w:val="18"/>
        </w:rPr>
        <w:t xml:space="preserve"> Team</w:t>
      </w:r>
      <w:r w:rsidR="007B1C13">
        <w:rPr>
          <w:rStyle w:val="Lienhypertexte"/>
          <w:rFonts w:ascii="Arial" w:hAnsi="Arial" w:cs="Arial"/>
          <w:i/>
          <w:iCs/>
          <w:color w:val="31849B" w:themeColor="accent5" w:themeShade="BF"/>
          <w:sz w:val="18"/>
          <w:szCs w:val="18"/>
        </w:rPr>
        <w:fldChar w:fldCharType="end"/>
      </w:r>
      <w:r w:rsidRPr="00CC6142">
        <w:rPr>
          <w:rFonts w:ascii="Arial" w:hAnsi="Arial"/>
          <w:i/>
          <w:color w:val="0562C1"/>
          <w:sz w:val="18"/>
          <w:szCs w:val="18"/>
        </w:rPr>
        <w:t xml:space="preserve"> </w:t>
      </w:r>
      <w:r w:rsidRPr="00CC6142">
        <w:rPr>
          <w:rFonts w:ascii="Arial" w:hAnsi="Arial"/>
          <w:i/>
          <w:sz w:val="18"/>
          <w:szCs w:val="18"/>
        </w:rPr>
        <w:t xml:space="preserve">Luxembourg) and </w:t>
      </w:r>
      <w:hyperlink r:id="rId15" w:history="1">
        <w:r w:rsidR="003018EE" w:rsidRPr="003018EE">
          <w:rPr>
            <w:rStyle w:val="Lienhypertexte"/>
            <w:rFonts w:ascii="Arial" w:hAnsi="Arial" w:cs="Arial"/>
            <w:i/>
            <w:iCs/>
            <w:color w:val="31849B" w:themeColor="accent5" w:themeShade="BF"/>
            <w:sz w:val="18"/>
            <w:szCs w:val="18"/>
          </w:rPr>
          <w:t xml:space="preserve">François </w:t>
        </w:r>
        <w:proofErr w:type="spellStart"/>
        <w:r w:rsidR="003018EE" w:rsidRPr="003018EE">
          <w:rPr>
            <w:rStyle w:val="Lienhypertexte"/>
            <w:rFonts w:ascii="Arial" w:hAnsi="Arial" w:cs="Arial"/>
            <w:i/>
            <w:iCs/>
            <w:color w:val="31849B" w:themeColor="accent5" w:themeShade="BF"/>
            <w:sz w:val="18"/>
            <w:szCs w:val="18"/>
          </w:rPr>
          <w:t>Hild</w:t>
        </w:r>
        <w:proofErr w:type="spellEnd"/>
      </w:hyperlink>
      <w:r w:rsidRPr="00CC6142">
        <w:rPr>
          <w:rFonts w:ascii="Arial" w:hAnsi="Arial"/>
          <w:i/>
          <w:color w:val="0562C1"/>
          <w:w w:val="105"/>
          <w:sz w:val="18"/>
          <w:szCs w:val="18"/>
        </w:rPr>
        <w:t xml:space="preserve"> </w:t>
      </w:r>
      <w:r w:rsidR="00FA1076">
        <w:rPr>
          <w:rFonts w:ascii="Arial" w:hAnsi="Arial"/>
          <w:i/>
          <w:w w:val="105"/>
          <w:sz w:val="18"/>
          <w:szCs w:val="18"/>
        </w:rPr>
        <w:t>(</w:t>
      </w:r>
      <w:r w:rsidRPr="00CC6142">
        <w:rPr>
          <w:rFonts w:ascii="Arial" w:hAnsi="Arial"/>
          <w:i/>
          <w:w w:val="105"/>
          <w:sz w:val="18"/>
          <w:szCs w:val="18"/>
        </w:rPr>
        <w:t xml:space="preserve">LMT France) </w:t>
      </w:r>
    </w:p>
    <w:p w14:paraId="503E216E" w14:textId="09B743CF" w:rsidR="002F3054" w:rsidRPr="00CC6142" w:rsidRDefault="002B2B50" w:rsidP="00CC6142">
      <w:pPr>
        <w:spacing w:before="159" w:line="247" w:lineRule="auto"/>
        <w:ind w:left="828" w:right="828"/>
        <w:jc w:val="both"/>
        <w:rPr>
          <w:rFonts w:ascii="Arial" w:hAnsi="Arial"/>
          <w:b/>
          <w:sz w:val="18"/>
          <w:szCs w:val="18"/>
        </w:rPr>
      </w:pPr>
      <w:r w:rsidRPr="00CC6142">
        <w:rPr>
          <w:rFonts w:ascii="Arial" w:hAnsi="Arial"/>
          <w:b/>
          <w:w w:val="105"/>
          <w:sz w:val="18"/>
          <w:szCs w:val="18"/>
          <w:vertAlign w:val="superscript"/>
        </w:rPr>
        <w:t xml:space="preserve">2 </w:t>
      </w:r>
      <w:r w:rsidR="00B72376" w:rsidRPr="00CC6142">
        <w:rPr>
          <w:rFonts w:ascii="Arial" w:hAnsi="Arial"/>
          <w:b/>
          <w:w w:val="105"/>
          <w:sz w:val="18"/>
          <w:szCs w:val="18"/>
        </w:rPr>
        <w:t>Experimental</w:t>
      </w:r>
      <w:r w:rsidR="00B72376" w:rsidRPr="00CC6142">
        <w:rPr>
          <w:rFonts w:ascii="Arial" w:hAnsi="Arial"/>
          <w:b/>
          <w:spacing w:val="-6"/>
          <w:w w:val="105"/>
          <w:sz w:val="18"/>
          <w:szCs w:val="18"/>
        </w:rPr>
        <w:t xml:space="preserve"> </w:t>
      </w:r>
      <w:r w:rsidR="00B72376" w:rsidRPr="00CC6142">
        <w:rPr>
          <w:rFonts w:ascii="Arial" w:hAnsi="Arial"/>
          <w:b/>
          <w:w w:val="105"/>
          <w:sz w:val="18"/>
          <w:szCs w:val="18"/>
        </w:rPr>
        <w:t>investigation</w:t>
      </w:r>
      <w:r w:rsidR="00B72376" w:rsidRPr="00CC6142">
        <w:rPr>
          <w:rFonts w:ascii="Arial" w:hAnsi="Arial"/>
          <w:b/>
          <w:spacing w:val="-5"/>
          <w:w w:val="105"/>
          <w:sz w:val="18"/>
          <w:szCs w:val="18"/>
        </w:rPr>
        <w:t xml:space="preserve"> </w:t>
      </w:r>
      <w:r w:rsidR="00B72376" w:rsidRPr="00CC6142">
        <w:rPr>
          <w:rFonts w:ascii="Arial" w:hAnsi="Arial"/>
          <w:b/>
          <w:w w:val="105"/>
          <w:sz w:val="18"/>
          <w:szCs w:val="18"/>
        </w:rPr>
        <w:t>of</w:t>
      </w:r>
      <w:r w:rsidR="00B72376" w:rsidRPr="00CC6142">
        <w:rPr>
          <w:rFonts w:ascii="Arial" w:hAnsi="Arial"/>
          <w:b/>
          <w:spacing w:val="-5"/>
          <w:w w:val="105"/>
          <w:sz w:val="18"/>
          <w:szCs w:val="18"/>
        </w:rPr>
        <w:t xml:space="preserve"> </w:t>
      </w:r>
      <w:r w:rsidR="00B72376" w:rsidRPr="00CC6142">
        <w:rPr>
          <w:rFonts w:ascii="Arial" w:hAnsi="Arial"/>
          <w:b/>
          <w:w w:val="105"/>
          <w:sz w:val="18"/>
          <w:szCs w:val="18"/>
        </w:rPr>
        <w:t>the</w:t>
      </w:r>
      <w:r w:rsidR="00B72376" w:rsidRPr="00CC6142">
        <w:rPr>
          <w:rFonts w:ascii="Arial" w:hAnsi="Arial"/>
          <w:b/>
          <w:spacing w:val="-5"/>
          <w:w w:val="105"/>
          <w:sz w:val="18"/>
          <w:szCs w:val="18"/>
        </w:rPr>
        <w:t xml:space="preserve"> </w:t>
      </w:r>
      <w:r w:rsidR="00B72376" w:rsidRPr="00CC6142">
        <w:rPr>
          <w:rFonts w:ascii="Arial" w:hAnsi="Arial"/>
          <w:b/>
          <w:w w:val="105"/>
          <w:sz w:val="18"/>
          <w:szCs w:val="18"/>
        </w:rPr>
        <w:t>mechanical</w:t>
      </w:r>
      <w:r w:rsidR="00B72376" w:rsidRPr="00CC6142">
        <w:rPr>
          <w:rFonts w:ascii="Arial" w:hAnsi="Arial"/>
          <w:b/>
          <w:spacing w:val="-6"/>
          <w:w w:val="105"/>
          <w:sz w:val="18"/>
          <w:szCs w:val="18"/>
        </w:rPr>
        <w:t xml:space="preserve"> </w:t>
      </w:r>
      <w:r w:rsidR="00B72376" w:rsidRPr="00CC6142">
        <w:rPr>
          <w:rFonts w:ascii="Arial" w:hAnsi="Arial"/>
          <w:b/>
          <w:w w:val="105"/>
          <w:sz w:val="18"/>
          <w:szCs w:val="18"/>
        </w:rPr>
        <w:t>response</w:t>
      </w:r>
      <w:r w:rsidR="00B72376" w:rsidRPr="00CC6142">
        <w:rPr>
          <w:rFonts w:ascii="Arial" w:hAnsi="Arial"/>
          <w:b/>
          <w:spacing w:val="-5"/>
          <w:w w:val="105"/>
          <w:sz w:val="18"/>
          <w:szCs w:val="18"/>
        </w:rPr>
        <w:t xml:space="preserve"> </w:t>
      </w:r>
      <w:r w:rsidR="00B72376" w:rsidRPr="00CC6142">
        <w:rPr>
          <w:rFonts w:ascii="Arial" w:hAnsi="Arial"/>
          <w:b/>
          <w:w w:val="105"/>
          <w:sz w:val="18"/>
          <w:szCs w:val="18"/>
        </w:rPr>
        <w:t>of</w:t>
      </w:r>
      <w:r w:rsidR="00B72376" w:rsidRPr="00CC6142">
        <w:rPr>
          <w:rFonts w:ascii="Arial" w:hAnsi="Arial"/>
          <w:b/>
          <w:spacing w:val="-5"/>
          <w:w w:val="105"/>
          <w:sz w:val="18"/>
          <w:szCs w:val="18"/>
        </w:rPr>
        <w:t xml:space="preserve"> </w:t>
      </w:r>
      <w:r w:rsidR="00B72376" w:rsidRPr="00CC6142">
        <w:rPr>
          <w:rFonts w:ascii="Arial" w:hAnsi="Arial"/>
          <w:b/>
          <w:w w:val="105"/>
          <w:sz w:val="18"/>
          <w:szCs w:val="18"/>
        </w:rPr>
        <w:t>skeletal</w:t>
      </w:r>
      <w:r w:rsidR="00B72376" w:rsidRPr="00CC6142">
        <w:rPr>
          <w:rFonts w:ascii="Arial" w:hAnsi="Arial"/>
          <w:b/>
          <w:spacing w:val="-6"/>
          <w:w w:val="105"/>
          <w:sz w:val="18"/>
          <w:szCs w:val="18"/>
        </w:rPr>
        <w:t xml:space="preserve"> </w:t>
      </w:r>
      <w:r w:rsidR="00B72376" w:rsidRPr="00CC6142">
        <w:rPr>
          <w:rFonts w:ascii="Arial" w:hAnsi="Arial"/>
          <w:b/>
          <w:w w:val="105"/>
          <w:sz w:val="18"/>
          <w:szCs w:val="18"/>
        </w:rPr>
        <w:t>muscle</w:t>
      </w:r>
      <w:r w:rsidR="00B72376" w:rsidRPr="00CC6142">
        <w:rPr>
          <w:rFonts w:ascii="Arial" w:hAnsi="Arial"/>
          <w:b/>
          <w:spacing w:val="-4"/>
          <w:w w:val="105"/>
          <w:sz w:val="18"/>
          <w:szCs w:val="18"/>
        </w:rPr>
        <w:t xml:space="preserve"> </w:t>
      </w:r>
      <w:r w:rsidR="00B72376" w:rsidRPr="00CC6142">
        <w:rPr>
          <w:rFonts w:ascii="Arial" w:hAnsi="Arial"/>
          <w:b/>
          <w:w w:val="105"/>
          <w:sz w:val="18"/>
          <w:szCs w:val="18"/>
        </w:rPr>
        <w:t>tissue</w:t>
      </w:r>
      <w:r w:rsidR="00B72376" w:rsidRPr="00CC6142">
        <w:rPr>
          <w:rFonts w:ascii="Arial" w:hAnsi="Arial"/>
          <w:b/>
          <w:spacing w:val="-5"/>
          <w:w w:val="105"/>
          <w:sz w:val="18"/>
          <w:szCs w:val="18"/>
        </w:rPr>
        <w:t xml:space="preserve"> </w:t>
      </w:r>
      <w:r w:rsidR="00B72376" w:rsidRPr="00CC6142">
        <w:rPr>
          <w:rFonts w:ascii="Arial" w:hAnsi="Arial"/>
          <w:b/>
          <w:w w:val="105"/>
          <w:sz w:val="18"/>
          <w:szCs w:val="18"/>
        </w:rPr>
        <w:t>to</w:t>
      </w:r>
      <w:r w:rsidR="00B72376" w:rsidRPr="00CC6142">
        <w:rPr>
          <w:rFonts w:ascii="Arial" w:hAnsi="Arial"/>
          <w:b/>
          <w:spacing w:val="-5"/>
          <w:w w:val="105"/>
          <w:sz w:val="18"/>
          <w:szCs w:val="18"/>
        </w:rPr>
        <w:t xml:space="preserve"> </w:t>
      </w:r>
      <w:r w:rsidR="00B72376" w:rsidRPr="00CC6142">
        <w:rPr>
          <w:rFonts w:ascii="Arial" w:hAnsi="Arial"/>
          <w:b/>
          <w:w w:val="105"/>
          <w:sz w:val="18"/>
          <w:szCs w:val="18"/>
        </w:rPr>
        <w:t>compressive</w:t>
      </w:r>
      <w:r w:rsidR="00B72376" w:rsidRPr="00CC6142">
        <w:rPr>
          <w:rFonts w:ascii="Arial" w:hAnsi="Arial"/>
          <w:b/>
          <w:spacing w:val="-53"/>
          <w:w w:val="105"/>
          <w:sz w:val="18"/>
          <w:szCs w:val="18"/>
        </w:rPr>
        <w:t xml:space="preserve"> </w:t>
      </w:r>
      <w:r w:rsidR="00B72376" w:rsidRPr="00CC6142">
        <w:rPr>
          <w:rFonts w:ascii="Arial" w:hAnsi="Arial"/>
          <w:b/>
          <w:w w:val="105"/>
          <w:sz w:val="18"/>
          <w:szCs w:val="18"/>
        </w:rPr>
        <w:t>loads</w:t>
      </w:r>
      <w:r w:rsidR="00B72376" w:rsidRPr="00CC6142">
        <w:rPr>
          <w:rFonts w:ascii="Arial" w:hAnsi="Arial"/>
          <w:b/>
          <w:spacing w:val="-11"/>
          <w:w w:val="105"/>
          <w:sz w:val="18"/>
          <w:szCs w:val="18"/>
        </w:rPr>
        <w:t xml:space="preserve"> </w:t>
      </w:r>
      <w:r w:rsidR="00B72376" w:rsidRPr="00CC6142">
        <w:rPr>
          <w:rFonts w:ascii="Arial" w:hAnsi="Arial"/>
          <w:b/>
          <w:w w:val="105"/>
          <w:sz w:val="18"/>
          <w:szCs w:val="18"/>
        </w:rPr>
        <w:t>using</w:t>
      </w:r>
      <w:r w:rsidR="00B72376" w:rsidRPr="00CC6142">
        <w:rPr>
          <w:rFonts w:ascii="Arial" w:hAnsi="Arial"/>
          <w:b/>
          <w:spacing w:val="-13"/>
          <w:w w:val="105"/>
          <w:sz w:val="18"/>
          <w:szCs w:val="18"/>
        </w:rPr>
        <w:t xml:space="preserve"> </w:t>
      </w:r>
      <w:r w:rsidR="00B72376" w:rsidRPr="00CC6142">
        <w:rPr>
          <w:rFonts w:ascii="Arial" w:hAnsi="Arial"/>
          <w:b/>
          <w:w w:val="105"/>
          <w:sz w:val="18"/>
          <w:szCs w:val="18"/>
        </w:rPr>
        <w:t>consolidation</w:t>
      </w:r>
      <w:r w:rsidR="00B72376" w:rsidRPr="00CC6142">
        <w:rPr>
          <w:rFonts w:ascii="Arial" w:hAnsi="Arial"/>
          <w:b/>
          <w:spacing w:val="-11"/>
          <w:w w:val="105"/>
          <w:sz w:val="18"/>
          <w:szCs w:val="18"/>
        </w:rPr>
        <w:t xml:space="preserve"> </w:t>
      </w:r>
      <w:r w:rsidR="00B72376" w:rsidRPr="00CC6142">
        <w:rPr>
          <w:rFonts w:ascii="Arial" w:hAnsi="Arial"/>
          <w:b/>
          <w:w w:val="105"/>
          <w:sz w:val="18"/>
          <w:szCs w:val="18"/>
        </w:rPr>
        <w:t>theory</w:t>
      </w:r>
      <w:r w:rsidR="00B72376" w:rsidRPr="00CC6142">
        <w:rPr>
          <w:rFonts w:ascii="Arial" w:hAnsi="Arial"/>
          <w:b/>
          <w:spacing w:val="-11"/>
          <w:w w:val="105"/>
          <w:sz w:val="18"/>
          <w:szCs w:val="18"/>
        </w:rPr>
        <w:t xml:space="preserve"> </w:t>
      </w:r>
      <w:r w:rsidR="00B72376" w:rsidRPr="00CC6142">
        <w:rPr>
          <w:rFonts w:ascii="Arial" w:hAnsi="Arial"/>
          <w:b/>
          <w:w w:val="105"/>
          <w:sz w:val="18"/>
          <w:szCs w:val="18"/>
        </w:rPr>
        <w:t>for</w:t>
      </w:r>
      <w:r w:rsidR="00B72376" w:rsidRPr="00CC6142">
        <w:rPr>
          <w:rFonts w:ascii="Arial" w:hAnsi="Arial"/>
          <w:b/>
          <w:spacing w:val="-13"/>
          <w:w w:val="105"/>
          <w:sz w:val="18"/>
          <w:szCs w:val="18"/>
        </w:rPr>
        <w:t xml:space="preserve"> </w:t>
      </w:r>
      <w:r w:rsidR="00B72376" w:rsidRPr="00CC6142">
        <w:rPr>
          <w:rFonts w:ascii="Arial" w:hAnsi="Arial"/>
          <w:b/>
          <w:w w:val="105"/>
          <w:sz w:val="18"/>
          <w:szCs w:val="18"/>
        </w:rPr>
        <w:t>Pressure</w:t>
      </w:r>
      <w:r w:rsidR="00B72376" w:rsidRPr="00CC6142">
        <w:rPr>
          <w:rFonts w:ascii="Arial" w:hAnsi="Arial"/>
          <w:b/>
          <w:spacing w:val="-10"/>
          <w:w w:val="105"/>
          <w:sz w:val="18"/>
          <w:szCs w:val="18"/>
        </w:rPr>
        <w:t xml:space="preserve"> </w:t>
      </w:r>
      <w:r w:rsidR="00B72376" w:rsidRPr="00CC6142">
        <w:rPr>
          <w:rFonts w:ascii="Arial" w:hAnsi="Arial"/>
          <w:b/>
          <w:w w:val="105"/>
          <w:sz w:val="18"/>
          <w:szCs w:val="18"/>
        </w:rPr>
        <w:t>Ulcer</w:t>
      </w:r>
      <w:r w:rsidR="00B72376" w:rsidRPr="00CC6142">
        <w:rPr>
          <w:rFonts w:ascii="Arial" w:hAnsi="Arial"/>
          <w:b/>
          <w:spacing w:val="-12"/>
          <w:w w:val="105"/>
          <w:sz w:val="18"/>
          <w:szCs w:val="18"/>
        </w:rPr>
        <w:t xml:space="preserve"> </w:t>
      </w:r>
      <w:r w:rsidR="00B72376" w:rsidRPr="00CC6142">
        <w:rPr>
          <w:rFonts w:ascii="Arial" w:hAnsi="Arial"/>
          <w:b/>
          <w:w w:val="105"/>
          <w:sz w:val="18"/>
          <w:szCs w:val="18"/>
        </w:rPr>
        <w:t>Prevention—September</w:t>
      </w:r>
      <w:r w:rsidR="00B72376" w:rsidRPr="00CC6142">
        <w:rPr>
          <w:rFonts w:ascii="Arial" w:hAnsi="Arial"/>
          <w:b/>
          <w:spacing w:val="-12"/>
          <w:w w:val="105"/>
          <w:sz w:val="18"/>
          <w:szCs w:val="18"/>
        </w:rPr>
        <w:t xml:space="preserve"> </w:t>
      </w:r>
      <w:r w:rsidR="00B72376" w:rsidRPr="00CC6142">
        <w:rPr>
          <w:rFonts w:ascii="Arial" w:hAnsi="Arial"/>
          <w:b/>
          <w:w w:val="105"/>
          <w:sz w:val="18"/>
          <w:szCs w:val="18"/>
        </w:rPr>
        <w:t>2020-</w:t>
      </w:r>
      <w:r w:rsidR="00B72376" w:rsidRPr="00CC6142">
        <w:rPr>
          <w:rFonts w:ascii="Arial" w:hAnsi="Arial"/>
          <w:b/>
          <w:spacing w:val="-11"/>
          <w:w w:val="105"/>
          <w:sz w:val="18"/>
          <w:szCs w:val="18"/>
        </w:rPr>
        <w:t xml:space="preserve"> </w:t>
      </w:r>
      <w:r w:rsidR="00B72376" w:rsidRPr="00CC6142">
        <w:rPr>
          <w:rFonts w:ascii="Arial" w:hAnsi="Arial"/>
          <w:b/>
          <w:w w:val="105"/>
          <w:sz w:val="18"/>
          <w:szCs w:val="18"/>
        </w:rPr>
        <w:t>present</w:t>
      </w:r>
    </w:p>
    <w:p w14:paraId="7A954C6E" w14:textId="5A9C30CF" w:rsidR="002F3054" w:rsidRPr="00CC6142" w:rsidRDefault="00B72376" w:rsidP="00CC6142">
      <w:pPr>
        <w:spacing w:line="244" w:lineRule="auto"/>
        <w:ind w:left="828" w:right="828" w:hanging="1"/>
        <w:jc w:val="both"/>
        <w:rPr>
          <w:rFonts w:ascii="Arial" w:hAnsi="Arial"/>
          <w:i/>
          <w:sz w:val="18"/>
          <w:szCs w:val="18"/>
        </w:rPr>
      </w:pPr>
      <w:r w:rsidRPr="00CC6142">
        <w:rPr>
          <w:rFonts w:ascii="Arial" w:hAnsi="Arial"/>
          <w:i/>
          <w:sz w:val="18"/>
          <w:szCs w:val="18"/>
        </w:rPr>
        <w:t>Research</w:t>
      </w:r>
      <w:r w:rsidRPr="00CC6142">
        <w:rPr>
          <w:rFonts w:ascii="Arial" w:hAnsi="Arial"/>
          <w:i/>
          <w:spacing w:val="28"/>
          <w:sz w:val="18"/>
          <w:szCs w:val="18"/>
        </w:rPr>
        <w:t xml:space="preserve"> </w:t>
      </w:r>
      <w:r w:rsidRPr="00CC6142">
        <w:rPr>
          <w:rFonts w:ascii="Arial" w:hAnsi="Arial"/>
          <w:i/>
          <w:sz w:val="18"/>
          <w:szCs w:val="18"/>
        </w:rPr>
        <w:t>Internship</w:t>
      </w:r>
      <w:r w:rsidRPr="00CC6142">
        <w:rPr>
          <w:rFonts w:ascii="Arial" w:hAnsi="Arial"/>
          <w:i/>
          <w:spacing w:val="28"/>
          <w:sz w:val="18"/>
          <w:szCs w:val="18"/>
        </w:rPr>
        <w:t xml:space="preserve"> </w:t>
      </w:r>
      <w:r w:rsidRPr="00CC6142">
        <w:rPr>
          <w:rFonts w:ascii="Arial" w:hAnsi="Arial"/>
          <w:i/>
          <w:sz w:val="18"/>
          <w:szCs w:val="18"/>
        </w:rPr>
        <w:t>—</w:t>
      </w:r>
      <w:r w:rsidRPr="00CC6142">
        <w:rPr>
          <w:rFonts w:ascii="Arial" w:hAnsi="Arial"/>
          <w:i/>
          <w:spacing w:val="30"/>
          <w:sz w:val="18"/>
          <w:szCs w:val="18"/>
        </w:rPr>
        <w:t xml:space="preserve"> </w:t>
      </w:r>
      <w:r w:rsidRPr="00CC6142">
        <w:rPr>
          <w:rFonts w:ascii="Arial" w:hAnsi="Arial"/>
          <w:i/>
          <w:sz w:val="18"/>
          <w:szCs w:val="18"/>
        </w:rPr>
        <w:t>supervisor:</w:t>
      </w:r>
      <w:r w:rsidRPr="00CC6142">
        <w:rPr>
          <w:rFonts w:ascii="Arial" w:hAnsi="Arial"/>
          <w:i/>
          <w:spacing w:val="32"/>
          <w:sz w:val="18"/>
          <w:szCs w:val="18"/>
        </w:rPr>
        <w:t xml:space="preserve"> </w:t>
      </w:r>
      <w:hyperlink r:id="rId16" w:history="1">
        <w:r w:rsidR="003018EE" w:rsidRPr="003018EE">
          <w:rPr>
            <w:rStyle w:val="Lienhypertexte"/>
            <w:rFonts w:ascii="Arial" w:hAnsi="Arial" w:cs="Arial"/>
            <w:i/>
            <w:iCs/>
            <w:color w:val="31849B" w:themeColor="accent5" w:themeShade="BF"/>
            <w:sz w:val="18"/>
            <w:szCs w:val="18"/>
          </w:rPr>
          <w:t>Pierre-Yves Rohan</w:t>
        </w:r>
      </w:hyperlink>
      <w:r w:rsidR="003018EE" w:rsidRPr="003018EE">
        <w:rPr>
          <w:rFonts w:ascii="Arial" w:hAnsi="Arial" w:cs="Arial"/>
          <w:i/>
          <w:iCs/>
          <w:sz w:val="20"/>
          <w:szCs w:val="20"/>
        </w:rPr>
        <w:t xml:space="preserve">, </w:t>
      </w:r>
      <w:hyperlink r:id="rId17" w:history="1">
        <w:r w:rsidR="003018EE" w:rsidRPr="003018EE">
          <w:rPr>
            <w:rStyle w:val="Lienhypertexte"/>
            <w:rFonts w:ascii="Arial" w:hAnsi="Arial" w:cs="Arial"/>
            <w:i/>
            <w:iCs/>
            <w:color w:val="31849B" w:themeColor="accent5" w:themeShade="BF"/>
            <w:sz w:val="18"/>
            <w:szCs w:val="18"/>
          </w:rPr>
          <w:t>IBHGC</w:t>
        </w:r>
      </w:hyperlink>
      <w:r w:rsidR="003018EE" w:rsidRPr="00CC6142">
        <w:rPr>
          <w:rFonts w:ascii="Arial" w:hAnsi="Arial"/>
          <w:i/>
          <w:sz w:val="18"/>
          <w:szCs w:val="18"/>
        </w:rPr>
        <w:t xml:space="preserve"> </w:t>
      </w:r>
      <w:r w:rsidRPr="00CC6142">
        <w:rPr>
          <w:rFonts w:ascii="Arial" w:hAnsi="Arial"/>
          <w:i/>
          <w:sz w:val="18"/>
          <w:szCs w:val="18"/>
        </w:rPr>
        <w:t>(France)</w:t>
      </w:r>
      <w:r w:rsidRPr="00CC6142">
        <w:rPr>
          <w:rFonts w:ascii="Arial" w:hAnsi="Arial"/>
          <w:i/>
          <w:spacing w:val="28"/>
          <w:sz w:val="18"/>
          <w:szCs w:val="18"/>
        </w:rPr>
        <w:t xml:space="preserve"> </w:t>
      </w:r>
    </w:p>
    <w:p w14:paraId="4CA1FF23" w14:textId="41D39185" w:rsidR="002F3054" w:rsidRPr="00CC6142" w:rsidRDefault="002B2B50" w:rsidP="00CC6142">
      <w:pPr>
        <w:spacing w:before="157"/>
        <w:ind w:left="828" w:right="828"/>
        <w:jc w:val="both"/>
        <w:rPr>
          <w:rFonts w:ascii="Arial" w:hAnsi="Arial"/>
          <w:b/>
          <w:sz w:val="18"/>
          <w:szCs w:val="18"/>
        </w:rPr>
      </w:pPr>
      <w:r w:rsidRPr="00CC6142">
        <w:rPr>
          <w:rFonts w:ascii="Arial" w:hAnsi="Arial"/>
          <w:b/>
          <w:sz w:val="18"/>
          <w:szCs w:val="18"/>
          <w:vertAlign w:val="superscript"/>
        </w:rPr>
        <w:t xml:space="preserve">3 </w:t>
      </w:r>
      <w:r w:rsidR="00B72376" w:rsidRPr="00CC6142">
        <w:rPr>
          <w:rFonts w:ascii="Arial" w:hAnsi="Arial"/>
          <w:b/>
          <w:sz w:val="18"/>
          <w:szCs w:val="18"/>
        </w:rPr>
        <w:t>Development</w:t>
      </w:r>
      <w:r w:rsidR="00B72376" w:rsidRPr="00CC6142">
        <w:rPr>
          <w:rFonts w:ascii="Arial" w:hAnsi="Arial"/>
          <w:b/>
          <w:spacing w:val="13"/>
          <w:sz w:val="18"/>
          <w:szCs w:val="18"/>
        </w:rPr>
        <w:t xml:space="preserve"> </w:t>
      </w:r>
      <w:r w:rsidR="00B72376" w:rsidRPr="00CC6142">
        <w:rPr>
          <w:rFonts w:ascii="Arial" w:hAnsi="Arial"/>
          <w:b/>
          <w:sz w:val="18"/>
          <w:szCs w:val="18"/>
        </w:rPr>
        <w:t>&amp;</w:t>
      </w:r>
      <w:r w:rsidR="00B72376" w:rsidRPr="00CC6142">
        <w:rPr>
          <w:rFonts w:ascii="Arial" w:hAnsi="Arial"/>
          <w:b/>
          <w:spacing w:val="13"/>
          <w:sz w:val="18"/>
          <w:szCs w:val="18"/>
        </w:rPr>
        <w:t xml:space="preserve"> </w:t>
      </w:r>
      <w:r w:rsidR="00B72376" w:rsidRPr="00CC6142">
        <w:rPr>
          <w:rFonts w:ascii="Arial" w:hAnsi="Arial"/>
          <w:b/>
          <w:sz w:val="18"/>
          <w:szCs w:val="18"/>
        </w:rPr>
        <w:t>Modelling</w:t>
      </w:r>
      <w:r w:rsidR="00B72376" w:rsidRPr="00CC6142">
        <w:rPr>
          <w:rFonts w:ascii="Arial" w:hAnsi="Arial"/>
          <w:b/>
          <w:spacing w:val="12"/>
          <w:sz w:val="18"/>
          <w:szCs w:val="18"/>
        </w:rPr>
        <w:t xml:space="preserve"> </w:t>
      </w:r>
      <w:r w:rsidR="00B72376" w:rsidRPr="00CC6142">
        <w:rPr>
          <w:rFonts w:ascii="Arial" w:hAnsi="Arial"/>
          <w:b/>
          <w:sz w:val="18"/>
          <w:szCs w:val="18"/>
        </w:rPr>
        <w:t>of</w:t>
      </w:r>
      <w:r w:rsidR="00B72376" w:rsidRPr="00CC6142">
        <w:rPr>
          <w:rFonts w:ascii="Arial" w:hAnsi="Arial"/>
          <w:b/>
          <w:spacing w:val="13"/>
          <w:sz w:val="18"/>
          <w:szCs w:val="18"/>
        </w:rPr>
        <w:t xml:space="preserve"> </w:t>
      </w:r>
      <w:r w:rsidR="00B72376" w:rsidRPr="00CC6142">
        <w:rPr>
          <w:rFonts w:ascii="Arial" w:hAnsi="Arial"/>
          <w:b/>
          <w:sz w:val="18"/>
          <w:szCs w:val="18"/>
        </w:rPr>
        <w:t>the</w:t>
      </w:r>
      <w:r w:rsidR="00B72376" w:rsidRPr="00CC6142">
        <w:rPr>
          <w:rFonts w:ascii="Arial" w:hAnsi="Arial"/>
          <w:b/>
          <w:spacing w:val="14"/>
          <w:sz w:val="18"/>
          <w:szCs w:val="18"/>
        </w:rPr>
        <w:t xml:space="preserve"> </w:t>
      </w:r>
      <w:r w:rsidR="00B72376" w:rsidRPr="00CC6142">
        <w:rPr>
          <w:rFonts w:ascii="Arial" w:hAnsi="Arial"/>
          <w:b/>
          <w:sz w:val="18"/>
          <w:szCs w:val="18"/>
        </w:rPr>
        <w:t>impact</w:t>
      </w:r>
      <w:r w:rsidR="00B72376" w:rsidRPr="00CC6142">
        <w:rPr>
          <w:rFonts w:ascii="Arial" w:hAnsi="Arial"/>
          <w:b/>
          <w:spacing w:val="13"/>
          <w:sz w:val="18"/>
          <w:szCs w:val="18"/>
        </w:rPr>
        <w:t xml:space="preserve"> </w:t>
      </w:r>
      <w:r w:rsidR="00B72376" w:rsidRPr="00CC6142">
        <w:rPr>
          <w:rFonts w:ascii="Arial" w:hAnsi="Arial"/>
          <w:b/>
          <w:sz w:val="18"/>
          <w:szCs w:val="18"/>
        </w:rPr>
        <w:t>on</w:t>
      </w:r>
      <w:r w:rsidR="00B72376" w:rsidRPr="00CC6142">
        <w:rPr>
          <w:rFonts w:ascii="Arial" w:hAnsi="Arial"/>
          <w:b/>
          <w:spacing w:val="12"/>
          <w:sz w:val="18"/>
          <w:szCs w:val="18"/>
        </w:rPr>
        <w:t xml:space="preserve"> </w:t>
      </w:r>
      <w:r w:rsidR="00B72376" w:rsidRPr="00CC6142">
        <w:rPr>
          <w:rFonts w:ascii="Arial" w:hAnsi="Arial"/>
          <w:b/>
          <w:sz w:val="18"/>
          <w:szCs w:val="18"/>
        </w:rPr>
        <w:t>the</w:t>
      </w:r>
      <w:r w:rsidR="00B72376" w:rsidRPr="00CC6142">
        <w:rPr>
          <w:rFonts w:ascii="Arial" w:hAnsi="Arial"/>
          <w:b/>
          <w:spacing w:val="13"/>
          <w:sz w:val="18"/>
          <w:szCs w:val="18"/>
        </w:rPr>
        <w:t xml:space="preserve"> </w:t>
      </w:r>
      <w:r w:rsidR="00B72376" w:rsidRPr="00CC6142">
        <w:rPr>
          <w:rFonts w:ascii="Arial" w:hAnsi="Arial"/>
          <w:b/>
          <w:sz w:val="18"/>
          <w:szCs w:val="18"/>
        </w:rPr>
        <w:t>rugby</w:t>
      </w:r>
      <w:r w:rsidR="00B72376" w:rsidRPr="00CC6142">
        <w:rPr>
          <w:rFonts w:ascii="Arial" w:hAnsi="Arial"/>
          <w:b/>
          <w:spacing w:val="13"/>
          <w:sz w:val="18"/>
          <w:szCs w:val="18"/>
        </w:rPr>
        <w:t xml:space="preserve"> </w:t>
      </w:r>
      <w:r w:rsidR="00B72376" w:rsidRPr="00CC6142">
        <w:rPr>
          <w:rFonts w:ascii="Arial" w:hAnsi="Arial"/>
          <w:b/>
          <w:sz w:val="18"/>
          <w:szCs w:val="18"/>
        </w:rPr>
        <w:t>player</w:t>
      </w:r>
      <w:r w:rsidR="00B72376" w:rsidRPr="00CC6142">
        <w:rPr>
          <w:rFonts w:ascii="Arial" w:hAnsi="Arial"/>
          <w:b/>
          <w:spacing w:val="12"/>
          <w:sz w:val="18"/>
          <w:szCs w:val="18"/>
        </w:rPr>
        <w:t xml:space="preserve"> </w:t>
      </w:r>
      <w:r w:rsidR="00B72376" w:rsidRPr="00CC6142">
        <w:rPr>
          <w:rFonts w:ascii="Arial" w:hAnsi="Arial"/>
          <w:b/>
          <w:sz w:val="18"/>
          <w:szCs w:val="18"/>
        </w:rPr>
        <w:t>professional—April</w:t>
      </w:r>
      <w:r w:rsidR="00B72376" w:rsidRPr="00CC6142">
        <w:rPr>
          <w:rFonts w:ascii="Arial" w:hAnsi="Arial"/>
          <w:b/>
          <w:spacing w:val="12"/>
          <w:sz w:val="18"/>
          <w:szCs w:val="18"/>
        </w:rPr>
        <w:t xml:space="preserve"> </w:t>
      </w:r>
      <w:r w:rsidR="00B72376" w:rsidRPr="00CC6142">
        <w:rPr>
          <w:rFonts w:ascii="Arial" w:hAnsi="Arial"/>
          <w:b/>
          <w:sz w:val="18"/>
          <w:szCs w:val="18"/>
        </w:rPr>
        <w:t>2020-</w:t>
      </w:r>
      <w:r w:rsidR="00B72376" w:rsidRPr="00CC6142">
        <w:rPr>
          <w:rFonts w:ascii="Arial" w:hAnsi="Arial"/>
          <w:b/>
          <w:spacing w:val="12"/>
          <w:sz w:val="18"/>
          <w:szCs w:val="18"/>
        </w:rPr>
        <w:t xml:space="preserve"> </w:t>
      </w:r>
      <w:r w:rsidR="00B72376" w:rsidRPr="00CC6142">
        <w:rPr>
          <w:rFonts w:ascii="Arial" w:hAnsi="Arial"/>
          <w:b/>
          <w:sz w:val="18"/>
          <w:szCs w:val="18"/>
        </w:rPr>
        <w:t>July</w:t>
      </w:r>
      <w:r w:rsidR="00B72376" w:rsidRPr="00CC6142">
        <w:rPr>
          <w:rFonts w:ascii="Arial" w:hAnsi="Arial"/>
          <w:b/>
          <w:spacing w:val="14"/>
          <w:sz w:val="18"/>
          <w:szCs w:val="18"/>
        </w:rPr>
        <w:t xml:space="preserve"> </w:t>
      </w:r>
      <w:r w:rsidR="00B72376" w:rsidRPr="00CC6142">
        <w:rPr>
          <w:rFonts w:ascii="Arial" w:hAnsi="Arial"/>
          <w:b/>
          <w:sz w:val="18"/>
          <w:szCs w:val="18"/>
        </w:rPr>
        <w:t>2020</w:t>
      </w:r>
    </w:p>
    <w:p w14:paraId="7DC5C032" w14:textId="12A59F39" w:rsidR="002F3054" w:rsidRPr="00CC6142" w:rsidRDefault="00B72376" w:rsidP="00CC6142">
      <w:pPr>
        <w:spacing w:before="5"/>
        <w:ind w:left="828" w:right="828"/>
        <w:jc w:val="both"/>
        <w:rPr>
          <w:rFonts w:ascii="Arial" w:hAnsi="Arial"/>
          <w:i/>
          <w:sz w:val="18"/>
          <w:szCs w:val="18"/>
        </w:rPr>
      </w:pPr>
      <w:r w:rsidRPr="00CC6142">
        <w:rPr>
          <w:rFonts w:ascii="Arial" w:hAnsi="Arial"/>
          <w:i/>
          <w:sz w:val="18"/>
          <w:szCs w:val="18"/>
        </w:rPr>
        <w:t>Research</w:t>
      </w:r>
      <w:r w:rsidRPr="00CC6142">
        <w:rPr>
          <w:rFonts w:ascii="Arial" w:hAnsi="Arial"/>
          <w:i/>
          <w:spacing w:val="15"/>
          <w:sz w:val="18"/>
          <w:szCs w:val="18"/>
        </w:rPr>
        <w:t xml:space="preserve"> </w:t>
      </w:r>
      <w:r w:rsidRPr="00CC6142">
        <w:rPr>
          <w:rFonts w:ascii="Arial" w:hAnsi="Arial"/>
          <w:i/>
          <w:sz w:val="18"/>
          <w:szCs w:val="18"/>
        </w:rPr>
        <w:t>Internship</w:t>
      </w:r>
      <w:r w:rsidRPr="00CC6142">
        <w:rPr>
          <w:rFonts w:ascii="Arial" w:hAnsi="Arial"/>
          <w:i/>
          <w:spacing w:val="16"/>
          <w:sz w:val="18"/>
          <w:szCs w:val="18"/>
        </w:rPr>
        <w:t xml:space="preserve"> </w:t>
      </w:r>
      <w:r w:rsidRPr="00CC6142">
        <w:rPr>
          <w:rFonts w:ascii="Arial" w:hAnsi="Arial"/>
          <w:i/>
          <w:sz w:val="18"/>
          <w:szCs w:val="18"/>
        </w:rPr>
        <w:t>—</w:t>
      </w:r>
      <w:r w:rsidRPr="00CC6142">
        <w:rPr>
          <w:rFonts w:ascii="Arial" w:hAnsi="Arial"/>
          <w:i/>
          <w:spacing w:val="13"/>
          <w:sz w:val="18"/>
          <w:szCs w:val="18"/>
        </w:rPr>
        <w:t xml:space="preserve"> </w:t>
      </w:r>
      <w:r w:rsidRPr="00CC6142">
        <w:rPr>
          <w:rFonts w:ascii="Arial" w:hAnsi="Arial"/>
          <w:i/>
          <w:sz w:val="18"/>
          <w:szCs w:val="18"/>
        </w:rPr>
        <w:t>supervisor:</w:t>
      </w:r>
      <w:r w:rsidRPr="00CC6142">
        <w:rPr>
          <w:rFonts w:ascii="Arial" w:hAnsi="Arial"/>
          <w:i/>
          <w:spacing w:val="15"/>
          <w:sz w:val="18"/>
          <w:szCs w:val="18"/>
        </w:rPr>
        <w:t xml:space="preserve"> </w:t>
      </w:r>
      <w:r w:rsidRPr="00CC6142">
        <w:rPr>
          <w:rFonts w:ascii="Arial" w:hAnsi="Arial"/>
          <w:i/>
          <w:sz w:val="18"/>
          <w:szCs w:val="18"/>
        </w:rPr>
        <w:t>Sébastien</w:t>
      </w:r>
      <w:r w:rsidRPr="00CC6142">
        <w:rPr>
          <w:rFonts w:ascii="Arial" w:hAnsi="Arial"/>
          <w:i/>
          <w:spacing w:val="15"/>
          <w:sz w:val="18"/>
          <w:szCs w:val="18"/>
        </w:rPr>
        <w:t xml:space="preserve"> </w:t>
      </w:r>
      <w:r w:rsidRPr="00CC6142">
        <w:rPr>
          <w:rFonts w:ascii="Arial" w:hAnsi="Arial"/>
          <w:i/>
          <w:sz w:val="18"/>
          <w:szCs w:val="18"/>
        </w:rPr>
        <w:t>Laporte,</w:t>
      </w:r>
      <w:r w:rsidRPr="00CC6142">
        <w:rPr>
          <w:rFonts w:ascii="Arial" w:hAnsi="Arial"/>
          <w:i/>
          <w:spacing w:val="15"/>
          <w:sz w:val="18"/>
          <w:szCs w:val="18"/>
        </w:rPr>
        <w:t xml:space="preserve"> </w:t>
      </w:r>
      <w:hyperlink r:id="rId18" w:history="1">
        <w:r w:rsidR="003018EE" w:rsidRPr="003018EE">
          <w:rPr>
            <w:rStyle w:val="Lienhypertexte"/>
            <w:rFonts w:ascii="Arial" w:hAnsi="Arial" w:cs="Arial"/>
            <w:i/>
            <w:iCs/>
            <w:color w:val="31849B" w:themeColor="accent5" w:themeShade="BF"/>
            <w:sz w:val="18"/>
            <w:szCs w:val="18"/>
          </w:rPr>
          <w:t>IBHGC</w:t>
        </w:r>
      </w:hyperlink>
      <w:r w:rsidRPr="00CC6142">
        <w:rPr>
          <w:rFonts w:ascii="Arial" w:hAnsi="Arial"/>
          <w:i/>
          <w:color w:val="0562C1"/>
          <w:spacing w:val="16"/>
          <w:sz w:val="18"/>
          <w:szCs w:val="18"/>
        </w:rPr>
        <w:t xml:space="preserve"> </w:t>
      </w:r>
      <w:r w:rsidRPr="00CC6142">
        <w:rPr>
          <w:rFonts w:ascii="Arial" w:hAnsi="Arial"/>
          <w:i/>
          <w:sz w:val="18"/>
          <w:szCs w:val="18"/>
        </w:rPr>
        <w:t>(France)</w:t>
      </w:r>
    </w:p>
    <w:p w14:paraId="6E36B761" w14:textId="77777777" w:rsidR="00CC6142" w:rsidRPr="00CC6142" w:rsidRDefault="002B2B50" w:rsidP="00CC6142">
      <w:pPr>
        <w:spacing w:before="162" w:line="244" w:lineRule="auto"/>
        <w:ind w:left="1098" w:right="828" w:hanging="270"/>
        <w:jc w:val="both"/>
        <w:rPr>
          <w:ins w:id="2" w:author="Thomas" w:date="2022-02-20T17:06:00Z"/>
          <w:rFonts w:ascii="Arial" w:hAnsi="Arial"/>
          <w:b/>
          <w:sz w:val="18"/>
          <w:szCs w:val="18"/>
        </w:rPr>
      </w:pPr>
      <w:r w:rsidRPr="00CC6142">
        <w:rPr>
          <w:rFonts w:ascii="Arial" w:hAnsi="Arial"/>
          <w:b/>
          <w:sz w:val="18"/>
          <w:szCs w:val="18"/>
          <w:vertAlign w:val="superscript"/>
        </w:rPr>
        <w:t xml:space="preserve">4 </w:t>
      </w:r>
      <w:r w:rsidR="00B72376" w:rsidRPr="00CC6142">
        <w:rPr>
          <w:rFonts w:ascii="Arial" w:hAnsi="Arial"/>
          <w:b/>
          <w:sz w:val="18"/>
          <w:szCs w:val="18"/>
        </w:rPr>
        <w:t>Tomographic tracking of a torsion test on a metamaterial structure—September 2019-2020</w:t>
      </w:r>
    </w:p>
    <w:p w14:paraId="266B403E" w14:textId="1507673C" w:rsidR="002F3054" w:rsidRPr="00CC6142" w:rsidRDefault="00B72376" w:rsidP="00CC6142">
      <w:pPr>
        <w:spacing w:before="6" w:line="244" w:lineRule="auto"/>
        <w:ind w:left="1098" w:right="828" w:hanging="270"/>
        <w:jc w:val="both"/>
        <w:rPr>
          <w:rFonts w:ascii="Arial" w:hAnsi="Arial"/>
          <w:i/>
          <w:w w:val="105"/>
          <w:sz w:val="18"/>
          <w:szCs w:val="18"/>
        </w:rPr>
      </w:pPr>
      <w:r w:rsidRPr="00CC6142">
        <w:rPr>
          <w:rFonts w:ascii="Arial" w:hAnsi="Arial"/>
          <w:i/>
          <w:sz w:val="18"/>
          <w:szCs w:val="18"/>
        </w:rPr>
        <w:t xml:space="preserve">Mechanical Engineering Project — supervisor: </w:t>
      </w:r>
      <w:hyperlink r:id="rId19" w:history="1">
        <w:r w:rsidR="003018EE" w:rsidRPr="003018EE">
          <w:rPr>
            <w:rStyle w:val="Lienhypertexte"/>
            <w:rFonts w:ascii="Arial" w:hAnsi="Arial" w:cs="Arial"/>
            <w:i/>
            <w:iCs/>
            <w:color w:val="31849B" w:themeColor="accent5" w:themeShade="BF"/>
            <w:sz w:val="18"/>
            <w:szCs w:val="18"/>
          </w:rPr>
          <w:t xml:space="preserve">François </w:t>
        </w:r>
        <w:proofErr w:type="spellStart"/>
        <w:r w:rsidR="003018EE" w:rsidRPr="003018EE">
          <w:rPr>
            <w:rStyle w:val="Lienhypertexte"/>
            <w:rFonts w:ascii="Arial" w:hAnsi="Arial" w:cs="Arial"/>
            <w:i/>
            <w:iCs/>
            <w:color w:val="31849B" w:themeColor="accent5" w:themeShade="BF"/>
            <w:sz w:val="18"/>
            <w:szCs w:val="18"/>
          </w:rPr>
          <w:t>Hild</w:t>
        </w:r>
        <w:proofErr w:type="spellEnd"/>
      </w:hyperlink>
      <w:r w:rsidRPr="00CC6142">
        <w:rPr>
          <w:rFonts w:ascii="Arial" w:hAnsi="Arial"/>
          <w:i/>
          <w:sz w:val="18"/>
          <w:szCs w:val="18"/>
        </w:rPr>
        <w:t xml:space="preserve">, LMT laboratory, </w:t>
      </w:r>
      <w:proofErr w:type="spellStart"/>
      <w:r w:rsidRPr="00CC6142">
        <w:rPr>
          <w:rFonts w:ascii="Arial" w:hAnsi="Arial"/>
          <w:i/>
          <w:sz w:val="18"/>
          <w:szCs w:val="18"/>
        </w:rPr>
        <w:t>Cachan</w:t>
      </w:r>
      <w:proofErr w:type="spellEnd"/>
      <w:r w:rsidRPr="00CC6142">
        <w:rPr>
          <w:rFonts w:ascii="Arial" w:hAnsi="Arial"/>
          <w:i/>
          <w:sz w:val="18"/>
          <w:szCs w:val="18"/>
        </w:rPr>
        <w:t>, France</w:t>
      </w:r>
      <w:r w:rsidRPr="00CC6142">
        <w:rPr>
          <w:rFonts w:ascii="Arial" w:hAnsi="Arial"/>
          <w:i/>
          <w:spacing w:val="-3"/>
          <w:w w:val="105"/>
          <w:sz w:val="18"/>
          <w:szCs w:val="18"/>
        </w:rPr>
        <w:t xml:space="preserve"> </w:t>
      </w:r>
    </w:p>
    <w:p w14:paraId="27318802" w14:textId="50D47F1D" w:rsidR="006D7FCA" w:rsidRDefault="00B93F93" w:rsidP="006D7FCA">
      <w:pPr>
        <w:pStyle w:val="Titre6"/>
        <w:spacing w:before="160"/>
        <w:ind w:left="828" w:right="828"/>
        <w:rPr>
          <w:color w:val="4EACB1"/>
          <w:u w:val="single" w:color="4EACB1"/>
        </w:rPr>
      </w:pPr>
      <w:r>
        <w:rPr>
          <w:color w:val="4EACB1"/>
          <w:u w:val="single" w:color="4EACB1"/>
        </w:rPr>
        <w:t>Publications and Conferences</w:t>
      </w:r>
    </w:p>
    <w:p w14:paraId="765AD341" w14:textId="16992032" w:rsidR="00FA1076" w:rsidRDefault="00FA1076" w:rsidP="00FA1076">
      <w:pPr>
        <w:pStyle w:val="Titre6"/>
        <w:spacing w:before="160"/>
        <w:ind w:left="828" w:right="828"/>
        <w:rPr>
          <w:rStyle w:val="Lienhypertexte"/>
          <w:b w:val="0"/>
          <w:bCs w:val="0"/>
          <w:color w:val="auto"/>
          <w:sz w:val="18"/>
          <w:szCs w:val="18"/>
          <w:u w:val="none"/>
        </w:rPr>
      </w:pPr>
      <w:r w:rsidRPr="00FA1076">
        <w:rPr>
          <w:rStyle w:val="Lienhypertexte"/>
          <w:b w:val="0"/>
          <w:bCs w:val="0"/>
          <w:color w:val="auto"/>
          <w:sz w:val="18"/>
          <w:szCs w:val="18"/>
          <w:u w:val="none"/>
        </w:rPr>
        <w:t xml:space="preserve">MRI-based computational modeling of human cortical folding, </w:t>
      </w:r>
      <w:proofErr w:type="spellStart"/>
      <w:r w:rsidRPr="00FA1076">
        <w:rPr>
          <w:rStyle w:val="Lienhypertexte"/>
          <w:b w:val="0"/>
          <w:bCs w:val="0"/>
          <w:color w:val="auto"/>
          <w:sz w:val="18"/>
          <w:szCs w:val="18"/>
          <w:u w:val="none"/>
        </w:rPr>
        <w:t>Kerachni</w:t>
      </w:r>
      <w:proofErr w:type="spellEnd"/>
      <w:r w:rsidRPr="00FA1076">
        <w:rPr>
          <w:rStyle w:val="Lienhypertexte"/>
          <w:b w:val="0"/>
          <w:bCs w:val="0"/>
          <w:color w:val="auto"/>
          <w:sz w:val="18"/>
          <w:szCs w:val="18"/>
          <w:u w:val="none"/>
        </w:rPr>
        <w:t xml:space="preserve"> et</w:t>
      </w:r>
      <w:r>
        <w:rPr>
          <w:rStyle w:val="Lienhypertexte"/>
          <w:b w:val="0"/>
          <w:bCs w:val="0"/>
          <w:color w:val="auto"/>
          <w:sz w:val="18"/>
          <w:szCs w:val="18"/>
          <w:u w:val="none"/>
        </w:rPr>
        <w:t xml:space="preserve"> </w:t>
      </w:r>
      <w:r w:rsidRPr="00FA1076">
        <w:rPr>
          <w:rStyle w:val="Lienhypertexte"/>
          <w:b w:val="0"/>
          <w:bCs w:val="0"/>
          <w:color w:val="auto"/>
          <w:sz w:val="18"/>
          <w:szCs w:val="18"/>
          <w:u w:val="none"/>
        </w:rPr>
        <w:t>al. 2024 (co-author)</w:t>
      </w:r>
      <w:r>
        <w:rPr>
          <w:rStyle w:val="Lienhypertexte"/>
          <w:b w:val="0"/>
          <w:bCs w:val="0"/>
          <w:color w:val="auto"/>
          <w:sz w:val="18"/>
          <w:szCs w:val="18"/>
          <w:u w:val="none"/>
        </w:rPr>
        <w:t xml:space="preserve">: </w:t>
      </w:r>
      <w:hyperlink r:id="rId20" w:history="1">
        <w:r w:rsidRPr="00FA1076">
          <w:rPr>
            <w:rStyle w:val="Lienhypertexte"/>
            <w:b w:val="0"/>
            <w:bCs w:val="0"/>
            <w:i/>
            <w:iCs/>
            <w:color w:val="31849B" w:themeColor="accent5" w:themeShade="BF"/>
            <w:sz w:val="18"/>
            <w:szCs w:val="18"/>
          </w:rPr>
          <w:t>https://www.scipedia.com/public/Kerachni_et_al_2024a</w:t>
        </w:r>
      </w:hyperlink>
      <w:r w:rsidRPr="00FA1076">
        <w:rPr>
          <w:rStyle w:val="Lienhypertexte"/>
          <w:b w:val="0"/>
          <w:bCs w:val="0"/>
          <w:i/>
          <w:iCs/>
          <w:color w:val="auto"/>
          <w:sz w:val="18"/>
          <w:szCs w:val="18"/>
          <w:u w:val="none"/>
        </w:rPr>
        <w:t>: *</w:t>
      </w:r>
    </w:p>
    <w:p w14:paraId="22A65675" w14:textId="33343ED2" w:rsidR="00FA1076" w:rsidRPr="00FA1076" w:rsidRDefault="00FA1076" w:rsidP="00FA1076">
      <w:pPr>
        <w:pStyle w:val="Titre6"/>
        <w:spacing w:before="160"/>
        <w:ind w:left="828" w:right="828"/>
        <w:rPr>
          <w:rStyle w:val="Lienhypertexte"/>
          <w:b w:val="0"/>
          <w:bCs w:val="0"/>
          <w:i/>
          <w:iCs/>
          <w:color w:val="31849B" w:themeColor="accent5" w:themeShade="BF"/>
          <w:sz w:val="18"/>
          <w:szCs w:val="18"/>
        </w:rPr>
      </w:pPr>
      <w:r w:rsidRPr="00FA1076">
        <w:rPr>
          <w:rStyle w:val="Lienhypertexte"/>
          <w:b w:val="0"/>
          <w:bCs w:val="0"/>
          <w:color w:val="auto"/>
          <w:sz w:val="18"/>
          <w:szCs w:val="18"/>
          <w:u w:val="none"/>
        </w:rPr>
        <w:t>Hierarchical poromechanical approach to investigate the impact of mechanical</w:t>
      </w:r>
      <w:r>
        <w:rPr>
          <w:rStyle w:val="Lienhypertexte"/>
          <w:b w:val="0"/>
          <w:bCs w:val="0"/>
          <w:color w:val="auto"/>
          <w:sz w:val="18"/>
          <w:szCs w:val="18"/>
          <w:u w:val="none"/>
        </w:rPr>
        <w:t xml:space="preserve"> </w:t>
      </w:r>
      <w:r w:rsidRPr="00FA1076">
        <w:rPr>
          <w:rStyle w:val="Lienhypertexte"/>
          <w:b w:val="0"/>
          <w:bCs w:val="0"/>
          <w:color w:val="auto"/>
          <w:sz w:val="18"/>
          <w:szCs w:val="18"/>
          <w:u w:val="none"/>
        </w:rPr>
        <w:t>loading on human skin micro-circulation</w:t>
      </w:r>
      <w:r>
        <w:rPr>
          <w:rStyle w:val="Lienhypertexte"/>
          <w:b w:val="0"/>
          <w:bCs w:val="0"/>
          <w:color w:val="auto"/>
          <w:sz w:val="18"/>
          <w:szCs w:val="18"/>
          <w:u w:val="none"/>
        </w:rPr>
        <w:t xml:space="preserve">: </w:t>
      </w:r>
      <w:r w:rsidRPr="00FA1076">
        <w:rPr>
          <w:rStyle w:val="Lienhypertexte"/>
          <w:b w:val="0"/>
          <w:bCs w:val="0"/>
          <w:i/>
          <w:iCs/>
          <w:color w:val="31849B" w:themeColor="accent5" w:themeShade="BF"/>
          <w:sz w:val="18"/>
          <w:szCs w:val="18"/>
        </w:rPr>
        <w:t>https://doi.org/10.48550/arXiv.2502.17354</w:t>
      </w:r>
      <w:r w:rsidRPr="00FA1076">
        <w:rPr>
          <w:rStyle w:val="Lienhypertexte"/>
          <w:b w:val="0"/>
          <w:bCs w:val="0"/>
          <w:i/>
          <w:iCs/>
          <w:color w:val="auto"/>
          <w:sz w:val="18"/>
          <w:szCs w:val="18"/>
          <w:u w:val="none"/>
        </w:rPr>
        <w:t>: *</w:t>
      </w:r>
    </w:p>
    <w:p w14:paraId="65FC7F23" w14:textId="77777777" w:rsidR="00FA1076" w:rsidRPr="00FA1076" w:rsidRDefault="00FA1076" w:rsidP="00FA1076">
      <w:pPr>
        <w:pStyle w:val="Titre6"/>
        <w:spacing w:before="160"/>
        <w:ind w:left="828" w:right="828"/>
        <w:rPr>
          <w:rStyle w:val="Lienhypertexte"/>
          <w:b w:val="0"/>
          <w:bCs w:val="0"/>
          <w:i/>
          <w:iCs/>
          <w:color w:val="31849B" w:themeColor="accent5" w:themeShade="BF"/>
          <w:sz w:val="18"/>
          <w:szCs w:val="18"/>
        </w:rPr>
      </w:pPr>
      <w:r w:rsidRPr="00FA1076">
        <w:rPr>
          <w:rStyle w:val="Lienhypertexte"/>
          <w:b w:val="0"/>
          <w:bCs w:val="0"/>
          <w:color w:val="auto"/>
          <w:sz w:val="18"/>
          <w:szCs w:val="18"/>
          <w:u w:val="none"/>
        </w:rPr>
        <w:t>Poromechanical modelling of the time-dependent response of in vivo human</w:t>
      </w:r>
      <w:r>
        <w:rPr>
          <w:rStyle w:val="Lienhypertexte"/>
          <w:b w:val="0"/>
          <w:bCs w:val="0"/>
          <w:color w:val="auto"/>
          <w:sz w:val="18"/>
          <w:szCs w:val="18"/>
          <w:u w:val="none"/>
        </w:rPr>
        <w:t xml:space="preserve"> </w:t>
      </w:r>
      <w:r w:rsidRPr="00FA1076">
        <w:rPr>
          <w:rStyle w:val="Lienhypertexte"/>
          <w:b w:val="0"/>
          <w:bCs w:val="0"/>
          <w:color w:val="auto"/>
          <w:sz w:val="18"/>
          <w:szCs w:val="18"/>
          <w:u w:val="none"/>
        </w:rPr>
        <w:t>skin during extension</w:t>
      </w:r>
      <w:r>
        <w:rPr>
          <w:rStyle w:val="Lienhypertexte"/>
          <w:b w:val="0"/>
          <w:bCs w:val="0"/>
          <w:color w:val="auto"/>
          <w:sz w:val="18"/>
          <w:szCs w:val="18"/>
          <w:u w:val="none"/>
        </w:rPr>
        <w:t xml:space="preserve">: </w:t>
      </w:r>
      <w:hyperlink r:id="rId21" w:history="1">
        <w:r w:rsidRPr="00FA1076">
          <w:rPr>
            <w:rStyle w:val="Lienhypertexte"/>
            <w:b w:val="0"/>
            <w:bCs w:val="0"/>
            <w:i/>
            <w:iCs/>
            <w:color w:val="31849B" w:themeColor="accent5" w:themeShade="BF"/>
            <w:sz w:val="18"/>
            <w:szCs w:val="18"/>
          </w:rPr>
          <w:t>https://doi.org/10.48550/arXiv.2412.07374</w:t>
        </w:r>
      </w:hyperlink>
      <w:r w:rsidRPr="00FA1076">
        <w:rPr>
          <w:rStyle w:val="Lienhypertexte"/>
          <w:b w:val="0"/>
          <w:bCs w:val="0"/>
          <w:i/>
          <w:iCs/>
          <w:color w:val="auto"/>
          <w:sz w:val="18"/>
          <w:szCs w:val="18"/>
          <w:u w:val="none"/>
        </w:rPr>
        <w:t>: *</w:t>
      </w:r>
    </w:p>
    <w:p w14:paraId="7CEC3027" w14:textId="6397356F" w:rsidR="006D7FCA" w:rsidRDefault="006D7FCA" w:rsidP="006D7FCA">
      <w:pPr>
        <w:pStyle w:val="Titre6"/>
        <w:spacing w:before="160"/>
        <w:ind w:left="828" w:right="828"/>
        <w:rPr>
          <w:rStyle w:val="Lienhypertexte"/>
          <w:b w:val="0"/>
          <w:bCs w:val="0"/>
          <w:i/>
          <w:iCs/>
          <w:color w:val="31849B" w:themeColor="accent5" w:themeShade="BF"/>
          <w:sz w:val="18"/>
          <w:szCs w:val="18"/>
        </w:rPr>
      </w:pPr>
      <w:r w:rsidRPr="006D7FCA">
        <w:rPr>
          <w:rStyle w:val="Lienhypertexte"/>
          <w:b w:val="0"/>
          <w:bCs w:val="0"/>
          <w:color w:val="auto"/>
          <w:sz w:val="18"/>
          <w:szCs w:val="18"/>
          <w:u w:val="none"/>
        </w:rPr>
        <w:t xml:space="preserve">Single and bi-compartment </w:t>
      </w:r>
      <w:proofErr w:type="spellStart"/>
      <w:r w:rsidRPr="006D7FCA">
        <w:rPr>
          <w:rStyle w:val="Lienhypertexte"/>
          <w:b w:val="0"/>
          <w:bCs w:val="0"/>
          <w:color w:val="auto"/>
          <w:sz w:val="18"/>
          <w:szCs w:val="18"/>
          <w:u w:val="none"/>
        </w:rPr>
        <w:t>poro</w:t>
      </w:r>
      <w:proofErr w:type="spellEnd"/>
      <w:r w:rsidRPr="006D7FCA">
        <w:rPr>
          <w:rStyle w:val="Lienhypertexte"/>
          <w:b w:val="0"/>
          <w:bCs w:val="0"/>
          <w:color w:val="auto"/>
          <w:sz w:val="18"/>
          <w:szCs w:val="18"/>
          <w:u w:val="none"/>
        </w:rPr>
        <w:t xml:space="preserve">-elastic model of perfused biological soft tissues: </w:t>
      </w:r>
      <w:proofErr w:type="spellStart"/>
      <w:r w:rsidRPr="006D7FCA">
        <w:rPr>
          <w:rStyle w:val="Lienhypertexte"/>
          <w:b w:val="0"/>
          <w:bCs w:val="0"/>
          <w:color w:val="auto"/>
          <w:sz w:val="18"/>
          <w:szCs w:val="18"/>
          <w:u w:val="none"/>
        </w:rPr>
        <w:t>FEniCSx</w:t>
      </w:r>
      <w:proofErr w:type="spellEnd"/>
      <w:r w:rsidRPr="006D7FCA">
        <w:rPr>
          <w:rStyle w:val="Lienhypertexte"/>
          <w:b w:val="0"/>
          <w:bCs w:val="0"/>
          <w:color w:val="auto"/>
          <w:sz w:val="18"/>
          <w:szCs w:val="18"/>
          <w:u w:val="none"/>
        </w:rPr>
        <w:t xml:space="preserve"> implementation and tutorial</w:t>
      </w:r>
      <w:r>
        <w:rPr>
          <w:rStyle w:val="Lienhypertexte"/>
          <w:b w:val="0"/>
          <w:bCs w:val="0"/>
          <w:color w:val="auto"/>
          <w:sz w:val="18"/>
          <w:szCs w:val="18"/>
          <w:u w:val="none"/>
        </w:rPr>
        <w:t xml:space="preserve">: </w:t>
      </w:r>
      <w:r w:rsidRPr="006D7FCA">
        <w:rPr>
          <w:rStyle w:val="Lienhypertexte"/>
          <w:b w:val="0"/>
          <w:bCs w:val="0"/>
          <w:i/>
          <w:iCs/>
          <w:color w:val="31849B" w:themeColor="accent5" w:themeShade="BF"/>
          <w:sz w:val="18"/>
          <w:szCs w:val="18"/>
        </w:rPr>
        <w:t>https://doi.org/10.1016/j.jmbbm.2023.105902</w:t>
      </w:r>
      <w:r w:rsidR="00FA1076" w:rsidRPr="00CC6142">
        <w:rPr>
          <w:i/>
          <w:w w:val="105"/>
          <w:sz w:val="18"/>
          <w:szCs w:val="18"/>
        </w:rPr>
        <w:t xml:space="preserve">: </w:t>
      </w:r>
      <w:r w:rsidR="00FA1076">
        <w:rPr>
          <w:iCs/>
          <w:w w:val="105"/>
          <w:sz w:val="18"/>
          <w:szCs w:val="18"/>
        </w:rPr>
        <w:t>*</w:t>
      </w:r>
    </w:p>
    <w:p w14:paraId="6F7428EE" w14:textId="6BE9FB95" w:rsidR="006D7FCA" w:rsidRPr="006D7FCA" w:rsidRDefault="006D7FCA" w:rsidP="006D7FCA">
      <w:pPr>
        <w:spacing w:before="164" w:line="244" w:lineRule="auto"/>
        <w:ind w:left="828" w:right="828" w:hanging="1"/>
        <w:jc w:val="both"/>
        <w:rPr>
          <w:rStyle w:val="Lienhypertexte"/>
          <w:rFonts w:ascii="Arial" w:hAnsi="Arial" w:cs="Arial"/>
          <w:iCs/>
          <w:color w:val="auto"/>
          <w:w w:val="105"/>
          <w:sz w:val="18"/>
          <w:szCs w:val="18"/>
          <w:u w:val="none"/>
        </w:rPr>
      </w:pPr>
      <w:r w:rsidRPr="006D7FCA">
        <w:rPr>
          <w:rStyle w:val="Lienhypertexte"/>
          <w:rFonts w:ascii="Arial" w:eastAsia="Arial" w:hAnsi="Arial" w:cs="Arial"/>
          <w:color w:val="auto"/>
          <w:sz w:val="18"/>
          <w:szCs w:val="18"/>
          <w:u w:val="none"/>
        </w:rPr>
        <w:lastRenderedPageBreak/>
        <w:t>Digital Volume Correlation for Large Deformations of Soft Tissues: Pipeline and Proof of Concept for the application to Breast ex vivo Deformations:</w:t>
      </w:r>
      <w:r w:rsidRPr="006D7FCA">
        <w:t xml:space="preserve"> </w:t>
      </w:r>
      <w:r>
        <w:rPr>
          <w:b/>
          <w:bCs/>
          <w:iCs/>
          <w:sz w:val="18"/>
          <w:szCs w:val="18"/>
          <w:vertAlign w:val="superscript"/>
        </w:rPr>
        <w:t>1</w:t>
      </w:r>
      <w:r w:rsidRPr="00CC6142">
        <w:rPr>
          <w:iCs/>
          <w:sz w:val="18"/>
          <w:szCs w:val="18"/>
        </w:rPr>
        <w:t xml:space="preserve">, </w:t>
      </w:r>
      <w:r w:rsidRPr="006D7FCA">
        <w:rPr>
          <w:rStyle w:val="Lienhypertexte"/>
          <w:rFonts w:ascii="Arial" w:eastAsia="Arial" w:hAnsi="Arial" w:cs="Arial"/>
          <w:i/>
          <w:iCs/>
          <w:color w:val="31849B" w:themeColor="accent5" w:themeShade="BF"/>
          <w:sz w:val="18"/>
          <w:szCs w:val="18"/>
        </w:rPr>
        <w:t>https://dx.doi.org/10.1016/j.jmbbm.2022.105490</w:t>
      </w:r>
    </w:p>
    <w:p w14:paraId="742468D9" w14:textId="77777777" w:rsidR="006D7FCA" w:rsidRDefault="006D7FCA" w:rsidP="006D7FCA">
      <w:pPr>
        <w:pStyle w:val="Titre1"/>
        <w:ind w:left="0"/>
        <w:jc w:val="left"/>
        <w:rPr>
          <w:rStyle w:val="Lienhypertexte"/>
          <w:b w:val="0"/>
          <w:bCs w:val="0"/>
          <w:i/>
          <w:iCs/>
          <w:color w:val="31849B" w:themeColor="accent5" w:themeShade="BF"/>
          <w:sz w:val="18"/>
          <w:szCs w:val="18"/>
        </w:rPr>
      </w:pPr>
    </w:p>
    <w:p w14:paraId="60928C6B" w14:textId="2E128146" w:rsidR="00970E0A" w:rsidRPr="00CC6142" w:rsidRDefault="006D7FCA" w:rsidP="00970E0A">
      <w:pPr>
        <w:pStyle w:val="Titre1"/>
        <w:spacing w:before="162"/>
        <w:ind w:left="828" w:right="828"/>
        <w:jc w:val="both"/>
        <w:rPr>
          <w:ins w:id="3" w:author="Thomas" w:date="2022-02-20T17:08:00Z"/>
          <w:rFonts w:eastAsia="Book Antiqua" w:cs="Book Antiqua"/>
          <w:b w:val="0"/>
          <w:bCs w:val="0"/>
          <w:iCs/>
          <w:color w:val="000000" w:themeColor="text1"/>
          <w:w w:val="105"/>
          <w:sz w:val="18"/>
          <w:szCs w:val="18"/>
        </w:rPr>
      </w:pPr>
      <w:r w:rsidRPr="006D7FCA">
        <w:rPr>
          <w:rStyle w:val="Lienhypertexte"/>
          <w:b w:val="0"/>
          <w:bCs w:val="0"/>
          <w:color w:val="auto"/>
          <w:sz w:val="18"/>
          <w:szCs w:val="18"/>
          <w:u w:val="none"/>
        </w:rPr>
        <w:t>Identification of material parameters and traction field for soft bodies in contact:</w:t>
      </w:r>
      <w:r w:rsidRPr="00CC6142">
        <w:rPr>
          <w:rFonts w:eastAsia="Book Antiqua" w:cs="Book Antiqua"/>
          <w:b w:val="0"/>
          <w:bCs w:val="0"/>
          <w:iCs/>
          <w:color w:val="0562C1"/>
          <w:w w:val="105"/>
          <w:sz w:val="18"/>
          <w:szCs w:val="18"/>
        </w:rPr>
        <w:t xml:space="preserve"> </w:t>
      </w:r>
      <w:r>
        <w:rPr>
          <w:b w:val="0"/>
          <w:bCs w:val="0"/>
          <w:iCs/>
          <w:sz w:val="18"/>
          <w:szCs w:val="18"/>
          <w:vertAlign w:val="superscript"/>
        </w:rPr>
        <w:t>1</w:t>
      </w:r>
      <w:r w:rsidRPr="00CC6142">
        <w:rPr>
          <w:iCs/>
          <w:sz w:val="18"/>
          <w:szCs w:val="18"/>
        </w:rPr>
        <w:t xml:space="preserve">, </w:t>
      </w:r>
      <w:r w:rsidRPr="006D7FCA">
        <w:rPr>
          <w:rStyle w:val="Lienhypertexte"/>
          <w:b w:val="0"/>
          <w:bCs w:val="0"/>
          <w:i/>
          <w:color w:val="31849B" w:themeColor="accent5" w:themeShade="BF"/>
          <w:sz w:val="18"/>
          <w:szCs w:val="18"/>
        </w:rPr>
        <w:t>https://doi.org/10.1016/j.cma.2023.115889</w:t>
      </w:r>
      <w:r w:rsidR="00970E0A" w:rsidRPr="00970E0A">
        <w:rPr>
          <w:rFonts w:eastAsia="Book Antiqua" w:cs="Book Antiqua"/>
          <w:b w:val="0"/>
          <w:bCs w:val="0"/>
          <w:iCs/>
          <w:color w:val="000000" w:themeColor="text1"/>
          <w:w w:val="105"/>
          <w:sz w:val="18"/>
          <w:szCs w:val="18"/>
        </w:rPr>
        <w:t xml:space="preserve"> </w:t>
      </w:r>
      <w:r w:rsidR="00970E0A" w:rsidRPr="00CC6142">
        <w:rPr>
          <w:rFonts w:eastAsia="Book Antiqua" w:cs="Book Antiqua"/>
          <w:b w:val="0"/>
          <w:bCs w:val="0"/>
          <w:iCs/>
          <w:color w:val="000000" w:themeColor="text1"/>
          <w:w w:val="105"/>
          <w:sz w:val="18"/>
          <w:szCs w:val="18"/>
        </w:rPr>
        <w:t xml:space="preserve">Société de </w:t>
      </w:r>
      <w:proofErr w:type="spellStart"/>
      <w:r w:rsidR="00970E0A" w:rsidRPr="00CC6142">
        <w:rPr>
          <w:rFonts w:eastAsia="Book Antiqua" w:cs="Book Antiqua"/>
          <w:b w:val="0"/>
          <w:bCs w:val="0"/>
          <w:iCs/>
          <w:color w:val="000000" w:themeColor="text1"/>
          <w:w w:val="105"/>
          <w:sz w:val="18"/>
          <w:szCs w:val="18"/>
        </w:rPr>
        <w:t>Biomécanique</w:t>
      </w:r>
      <w:proofErr w:type="spellEnd"/>
      <w:r w:rsidR="00970E0A" w:rsidRPr="00CC6142">
        <w:rPr>
          <w:rFonts w:eastAsia="Book Antiqua" w:cs="Book Antiqua"/>
          <w:b w:val="0"/>
          <w:bCs w:val="0"/>
          <w:iCs/>
          <w:color w:val="000000" w:themeColor="text1"/>
          <w:w w:val="105"/>
          <w:sz w:val="18"/>
          <w:szCs w:val="18"/>
        </w:rPr>
        <w:t xml:space="preserve"> Young Investigator Award 2021: Numerical investigation of the time-dependent stress–strain mechanical </w:t>
      </w:r>
      <w:proofErr w:type="spellStart"/>
      <w:r w:rsidR="00970E0A" w:rsidRPr="00CC6142">
        <w:rPr>
          <w:rFonts w:eastAsia="Book Antiqua" w:cs="Book Antiqua"/>
          <w:b w:val="0"/>
          <w:bCs w:val="0"/>
          <w:iCs/>
          <w:color w:val="000000" w:themeColor="text1"/>
          <w:w w:val="105"/>
          <w:sz w:val="18"/>
          <w:szCs w:val="18"/>
        </w:rPr>
        <w:t>behaviour</w:t>
      </w:r>
      <w:proofErr w:type="spellEnd"/>
      <w:r w:rsidR="00970E0A" w:rsidRPr="00CC6142">
        <w:rPr>
          <w:rFonts w:eastAsia="Book Antiqua" w:cs="Book Antiqua"/>
          <w:b w:val="0"/>
          <w:bCs w:val="0"/>
          <w:iCs/>
          <w:color w:val="000000" w:themeColor="text1"/>
          <w:w w:val="105"/>
          <w:sz w:val="18"/>
          <w:szCs w:val="18"/>
        </w:rPr>
        <w:t xml:space="preserve"> of skeletal muscle tissue in the context of pressure ulcer prevention:</w:t>
      </w:r>
      <w:r w:rsidR="00970E0A" w:rsidRPr="00CC6142">
        <w:rPr>
          <w:rFonts w:eastAsia="Book Antiqua" w:cs="Book Antiqua"/>
          <w:b w:val="0"/>
          <w:bCs w:val="0"/>
          <w:iCs/>
          <w:color w:val="0562C1"/>
          <w:w w:val="105"/>
          <w:sz w:val="18"/>
          <w:szCs w:val="18"/>
        </w:rPr>
        <w:t xml:space="preserve"> </w:t>
      </w:r>
      <w:r w:rsidR="00970E0A" w:rsidRPr="00CC6142">
        <w:rPr>
          <w:b w:val="0"/>
          <w:bCs w:val="0"/>
          <w:iCs/>
          <w:sz w:val="18"/>
          <w:szCs w:val="18"/>
          <w:vertAlign w:val="superscript"/>
        </w:rPr>
        <w:t>2</w:t>
      </w:r>
      <w:r w:rsidR="00970E0A" w:rsidRPr="00CC6142">
        <w:rPr>
          <w:iCs/>
          <w:sz w:val="18"/>
          <w:szCs w:val="18"/>
        </w:rPr>
        <w:t xml:space="preserve">, </w:t>
      </w:r>
      <w:r w:rsidR="00970E0A" w:rsidRPr="003018EE">
        <w:rPr>
          <w:rStyle w:val="Lienhypertexte"/>
          <w:b w:val="0"/>
          <w:bCs w:val="0"/>
          <w:i/>
          <w:color w:val="31849B" w:themeColor="accent5" w:themeShade="BF"/>
          <w:sz w:val="18"/>
          <w:szCs w:val="18"/>
        </w:rPr>
        <w:t>10.1016/j.clinbiomech.2022.105592</w:t>
      </w:r>
    </w:p>
    <w:p w14:paraId="5E64B3B9" w14:textId="16F62CB4" w:rsidR="006D7FCA" w:rsidRPr="00970E0A" w:rsidRDefault="00970E0A" w:rsidP="00970E0A">
      <w:pPr>
        <w:pStyle w:val="Titre1"/>
        <w:spacing w:before="162"/>
        <w:ind w:left="828" w:right="828"/>
        <w:jc w:val="both"/>
        <w:rPr>
          <w:b w:val="0"/>
          <w:bCs w:val="0"/>
          <w:color w:val="0000FF"/>
          <w:sz w:val="18"/>
          <w:szCs w:val="18"/>
          <w:u w:val="single"/>
        </w:rPr>
      </w:pPr>
      <w:r w:rsidRPr="00CC6142">
        <w:rPr>
          <w:rFonts w:eastAsia="Book Antiqua" w:cs="Book Antiqua"/>
          <w:b w:val="0"/>
          <w:bCs w:val="0"/>
          <w:iCs/>
          <w:color w:val="000000" w:themeColor="text1"/>
          <w:w w:val="105"/>
          <w:sz w:val="18"/>
          <w:szCs w:val="18"/>
        </w:rPr>
        <w:t>Poynting effects in pantographic metamaterial captured via multiscale DVC:</w:t>
      </w:r>
      <w:r w:rsidRPr="00CC6142">
        <w:rPr>
          <w:rFonts w:eastAsia="Book Antiqua" w:cs="Book Antiqua"/>
          <w:b w:val="0"/>
          <w:bCs w:val="0"/>
          <w:iCs/>
          <w:color w:val="0562C1"/>
          <w:w w:val="105"/>
          <w:sz w:val="18"/>
          <w:szCs w:val="18"/>
        </w:rPr>
        <w:t xml:space="preserve"> </w:t>
      </w:r>
      <w:r w:rsidRPr="00CC6142">
        <w:rPr>
          <w:b w:val="0"/>
          <w:bCs w:val="0"/>
          <w:iCs/>
          <w:sz w:val="18"/>
          <w:szCs w:val="18"/>
          <w:vertAlign w:val="superscript"/>
        </w:rPr>
        <w:t>4</w:t>
      </w:r>
      <w:r w:rsidRPr="00CC6142">
        <w:rPr>
          <w:b w:val="0"/>
          <w:bCs w:val="0"/>
          <w:iCs/>
          <w:sz w:val="18"/>
          <w:szCs w:val="18"/>
        </w:rPr>
        <w:t>,</w:t>
      </w:r>
      <w:r w:rsidRPr="00CC6142">
        <w:rPr>
          <w:b w:val="0"/>
          <w:bCs w:val="0"/>
          <w:iCs/>
          <w:sz w:val="18"/>
          <w:szCs w:val="18"/>
          <w:vertAlign w:val="superscript"/>
        </w:rPr>
        <w:t xml:space="preserve"> </w:t>
      </w:r>
      <w:r w:rsidRPr="003018EE">
        <w:rPr>
          <w:rStyle w:val="Lienhypertexte"/>
          <w:b w:val="0"/>
          <w:bCs w:val="0"/>
          <w:i/>
          <w:color w:val="31849B" w:themeColor="accent5" w:themeShade="BF"/>
          <w:sz w:val="18"/>
          <w:szCs w:val="18"/>
        </w:rPr>
        <w:t>10.1177/0309324720976625</w:t>
      </w:r>
    </w:p>
    <w:p w14:paraId="3E261E07" w14:textId="332650A2" w:rsidR="00970E0A" w:rsidRPr="00970E0A" w:rsidRDefault="00970E0A" w:rsidP="00970E0A">
      <w:pPr>
        <w:pStyle w:val="Titre6"/>
        <w:spacing w:before="160"/>
        <w:ind w:left="828" w:right="828"/>
        <w:rPr>
          <w:rStyle w:val="Lienhypertexte"/>
          <w:b w:val="0"/>
          <w:bCs w:val="0"/>
          <w:color w:val="auto"/>
          <w:sz w:val="18"/>
          <w:szCs w:val="18"/>
          <w:u w:val="none"/>
        </w:rPr>
      </w:pPr>
      <w:r w:rsidRPr="00970E0A">
        <w:rPr>
          <w:rStyle w:val="Lienhypertexte"/>
          <w:b w:val="0"/>
          <w:bCs w:val="0"/>
          <w:i/>
          <w:iCs/>
          <w:color w:val="31849B" w:themeColor="accent5" w:themeShade="BF"/>
          <w:sz w:val="18"/>
          <w:szCs w:val="18"/>
        </w:rPr>
        <w:t>EPUAP 2024, Switzerland</w:t>
      </w:r>
      <w:r w:rsidRPr="00970E0A">
        <w:rPr>
          <w:rStyle w:val="Lienhypertexte"/>
          <w:b w:val="0"/>
          <w:bCs w:val="0"/>
          <w:color w:val="auto"/>
          <w:sz w:val="18"/>
          <w:szCs w:val="18"/>
          <w:u w:val="none"/>
        </w:rPr>
        <w:t xml:space="preserve"> (oral communication), Sep</w:t>
      </w:r>
      <w:r>
        <w:rPr>
          <w:rStyle w:val="Lienhypertexte"/>
          <w:b w:val="0"/>
          <w:bCs w:val="0"/>
          <w:color w:val="auto"/>
          <w:sz w:val="18"/>
          <w:szCs w:val="18"/>
          <w:u w:val="none"/>
        </w:rPr>
        <w:t>tember 2024</w:t>
      </w:r>
    </w:p>
    <w:p w14:paraId="786DC117" w14:textId="30FB923E" w:rsidR="00970E0A" w:rsidRPr="00970E0A" w:rsidRDefault="00970E0A" w:rsidP="00970E0A">
      <w:pPr>
        <w:pStyle w:val="Titre6"/>
        <w:spacing w:before="160"/>
        <w:ind w:left="828" w:right="828"/>
        <w:rPr>
          <w:rStyle w:val="Lienhypertexte"/>
          <w:b w:val="0"/>
          <w:bCs w:val="0"/>
          <w:color w:val="auto"/>
          <w:sz w:val="18"/>
          <w:szCs w:val="18"/>
          <w:u w:val="none"/>
        </w:rPr>
      </w:pPr>
      <w:r w:rsidRPr="00970E0A">
        <w:rPr>
          <w:rStyle w:val="Lienhypertexte"/>
          <w:b w:val="0"/>
          <w:bCs w:val="0"/>
          <w:i/>
          <w:iCs/>
          <w:color w:val="31849B" w:themeColor="accent5" w:themeShade="BF"/>
          <w:sz w:val="18"/>
          <w:szCs w:val="18"/>
        </w:rPr>
        <w:t xml:space="preserve">Interpore </w:t>
      </w:r>
      <w:proofErr w:type="spellStart"/>
      <w:r w:rsidRPr="00970E0A">
        <w:rPr>
          <w:rStyle w:val="Lienhypertexte"/>
          <w:b w:val="0"/>
          <w:bCs w:val="0"/>
          <w:i/>
          <w:iCs/>
          <w:color w:val="31849B" w:themeColor="accent5" w:themeShade="BF"/>
          <w:sz w:val="18"/>
          <w:szCs w:val="18"/>
        </w:rPr>
        <w:t>BeneLux</w:t>
      </w:r>
      <w:proofErr w:type="spellEnd"/>
      <w:r w:rsidRPr="00970E0A">
        <w:rPr>
          <w:rStyle w:val="Lienhypertexte"/>
          <w:b w:val="0"/>
          <w:bCs w:val="0"/>
          <w:i/>
          <w:iCs/>
          <w:color w:val="31849B" w:themeColor="accent5" w:themeShade="BF"/>
          <w:sz w:val="18"/>
          <w:szCs w:val="18"/>
        </w:rPr>
        <w:t xml:space="preserve"> 2024</w:t>
      </w:r>
      <w:r>
        <w:rPr>
          <w:rStyle w:val="Lienhypertexte"/>
          <w:b w:val="0"/>
          <w:bCs w:val="0"/>
          <w:i/>
          <w:iCs/>
          <w:color w:val="31849B" w:themeColor="accent5" w:themeShade="BF"/>
          <w:sz w:val="18"/>
          <w:szCs w:val="18"/>
        </w:rPr>
        <w:t xml:space="preserve"> </w:t>
      </w:r>
      <w:r>
        <w:rPr>
          <w:rStyle w:val="Lienhypertexte"/>
          <w:b w:val="0"/>
          <w:bCs w:val="0"/>
          <w:color w:val="auto"/>
          <w:sz w:val="18"/>
          <w:szCs w:val="18"/>
          <w:u w:val="none"/>
        </w:rPr>
        <w:t>(posters), April 2024</w:t>
      </w:r>
    </w:p>
    <w:p w14:paraId="4BA56C85" w14:textId="7D1DB9CC" w:rsidR="00970E0A" w:rsidRPr="00334757" w:rsidRDefault="00970E0A" w:rsidP="00970E0A">
      <w:pPr>
        <w:pStyle w:val="Titre6"/>
        <w:spacing w:before="160"/>
        <w:ind w:left="828" w:right="828"/>
        <w:rPr>
          <w:rFonts w:eastAsia="Book Antiqua" w:cs="Book Antiqua"/>
          <w:w w:val="105"/>
        </w:rPr>
      </w:pPr>
      <w:r w:rsidRPr="00334757">
        <w:rPr>
          <w:rStyle w:val="Lienhypertexte"/>
          <w:b w:val="0"/>
          <w:bCs w:val="0"/>
          <w:i/>
          <w:iCs/>
          <w:color w:val="31849B" w:themeColor="accent5" w:themeShade="BF"/>
          <w:sz w:val="18"/>
          <w:szCs w:val="18"/>
        </w:rPr>
        <w:t>BSSM's 17th International Conference on Advances in Experimental Mechanics</w:t>
      </w:r>
      <w:r w:rsidRPr="00334757">
        <w:rPr>
          <w:rFonts w:eastAsia="Book Antiqua" w:cs="Book Antiqua"/>
          <w:w w:val="105"/>
        </w:rPr>
        <w:t xml:space="preserve"> </w:t>
      </w:r>
      <w:r w:rsidRPr="00334757">
        <w:rPr>
          <w:rFonts w:eastAsia="Book Antiqua" w:cs="Book Antiqua"/>
          <w:b w:val="0"/>
          <w:bCs w:val="0"/>
          <w:i/>
          <w:w w:val="105"/>
          <w:sz w:val="18"/>
          <w:szCs w:val="18"/>
        </w:rPr>
        <w:t>(oral communication)</w:t>
      </w:r>
    </w:p>
    <w:p w14:paraId="24410EF2" w14:textId="77777777" w:rsidR="00970E0A" w:rsidRPr="006D7FCA" w:rsidRDefault="00970E0A" w:rsidP="00970E0A">
      <w:pPr>
        <w:spacing w:before="164" w:line="244" w:lineRule="auto"/>
        <w:ind w:left="828" w:right="828" w:hanging="1"/>
        <w:jc w:val="both"/>
        <w:rPr>
          <w:rFonts w:ascii="Arial" w:hAnsi="Arial"/>
          <w:i/>
          <w:sz w:val="18"/>
          <w:szCs w:val="18"/>
        </w:rPr>
      </w:pPr>
      <w:r w:rsidRPr="006D7FCA">
        <w:rPr>
          <w:rStyle w:val="Lienhypertexte"/>
          <w:rFonts w:ascii="Arial" w:eastAsia="Arial" w:hAnsi="Arial" w:cs="Arial"/>
          <w:i/>
          <w:iCs/>
          <w:color w:val="31849B" w:themeColor="accent5" w:themeShade="BF"/>
          <w:sz w:val="18"/>
          <w:szCs w:val="18"/>
        </w:rPr>
        <w:t>18th International Symposium on Computer Methods in Biomechanics and Biomedical Engineering</w:t>
      </w:r>
      <w:r w:rsidRPr="00CC6142">
        <w:rPr>
          <w:rFonts w:ascii="Arial" w:hAnsi="Arial"/>
          <w:i/>
          <w:w w:val="105"/>
          <w:sz w:val="18"/>
          <w:szCs w:val="18"/>
        </w:rPr>
        <w:t xml:space="preserve"> (</w:t>
      </w:r>
      <w:r>
        <w:rPr>
          <w:rFonts w:ascii="Arial" w:hAnsi="Arial"/>
          <w:i/>
          <w:w w:val="105"/>
          <w:sz w:val="18"/>
          <w:szCs w:val="18"/>
        </w:rPr>
        <w:t>poster</w:t>
      </w:r>
      <w:r w:rsidRPr="00CC6142">
        <w:rPr>
          <w:rFonts w:ascii="Arial" w:hAnsi="Arial"/>
          <w:i/>
          <w:spacing w:val="-4"/>
          <w:w w:val="105"/>
          <w:sz w:val="18"/>
          <w:szCs w:val="18"/>
        </w:rPr>
        <w:t xml:space="preserve"> </w:t>
      </w:r>
      <w:r w:rsidRPr="00CC6142">
        <w:rPr>
          <w:rFonts w:ascii="Arial" w:hAnsi="Arial"/>
          <w:i/>
          <w:w w:val="105"/>
          <w:sz w:val="18"/>
          <w:szCs w:val="18"/>
        </w:rPr>
        <w:t xml:space="preserve">communication): </w:t>
      </w:r>
      <w:r w:rsidRPr="00F93A77">
        <w:rPr>
          <w:rFonts w:ascii="Arial" w:hAnsi="Arial" w:cs="Arial"/>
          <w:iCs/>
          <w:w w:val="105"/>
          <w:sz w:val="18"/>
          <w:szCs w:val="18"/>
        </w:rPr>
        <w:t>¹</w:t>
      </w:r>
    </w:p>
    <w:p w14:paraId="6EE73194" w14:textId="77777777" w:rsidR="00970E0A" w:rsidRPr="00FA1076" w:rsidRDefault="007B1C13" w:rsidP="00970E0A">
      <w:pPr>
        <w:spacing w:before="164" w:line="244" w:lineRule="auto"/>
        <w:ind w:left="828" w:right="828" w:hanging="1"/>
        <w:jc w:val="both"/>
        <w:rPr>
          <w:rFonts w:ascii="Arial" w:hAnsi="Arial" w:cs="Arial"/>
          <w:iCs/>
          <w:w w:val="105"/>
          <w:sz w:val="18"/>
          <w:szCs w:val="18"/>
          <w:lang w:val="fr-FR"/>
        </w:rPr>
      </w:pPr>
      <w:hyperlink r:id="rId22" w:history="1">
        <w:r w:rsidR="00970E0A" w:rsidRPr="00FA1076">
          <w:rPr>
            <w:rStyle w:val="Lienhypertexte"/>
            <w:rFonts w:ascii="Arial" w:hAnsi="Arial" w:cs="Arial"/>
            <w:i/>
            <w:iCs/>
            <w:color w:val="31849B" w:themeColor="accent5" w:themeShade="BF"/>
            <w:sz w:val="18"/>
            <w:szCs w:val="18"/>
            <w:lang w:val="fr-FR"/>
          </w:rPr>
          <w:t>Journées</w:t>
        </w:r>
      </w:hyperlink>
      <w:r w:rsidR="00970E0A" w:rsidRPr="00FA1076">
        <w:rPr>
          <w:rStyle w:val="Lienhypertexte"/>
          <w:rFonts w:ascii="Arial" w:hAnsi="Arial" w:cs="Arial"/>
          <w:i/>
          <w:iCs/>
          <w:color w:val="31849B" w:themeColor="accent5" w:themeShade="BF"/>
          <w:sz w:val="18"/>
          <w:szCs w:val="18"/>
          <w:lang w:val="fr-FR"/>
        </w:rPr>
        <w:t xml:space="preserve"> thématiques de la F2M</w:t>
      </w:r>
      <w:r w:rsidR="00970E0A" w:rsidRPr="00FA1076">
        <w:rPr>
          <w:rFonts w:ascii="Arial" w:hAnsi="Arial"/>
          <w:i/>
          <w:w w:val="105"/>
          <w:sz w:val="18"/>
          <w:szCs w:val="18"/>
          <w:lang w:val="fr-FR"/>
        </w:rPr>
        <w:t xml:space="preserve"> (oral</w:t>
      </w:r>
      <w:r w:rsidR="00970E0A" w:rsidRPr="00FA1076">
        <w:rPr>
          <w:rFonts w:ascii="Arial" w:hAnsi="Arial"/>
          <w:i/>
          <w:spacing w:val="-4"/>
          <w:w w:val="105"/>
          <w:sz w:val="18"/>
          <w:szCs w:val="18"/>
          <w:lang w:val="fr-FR"/>
        </w:rPr>
        <w:t xml:space="preserve"> </w:t>
      </w:r>
      <w:r w:rsidR="00970E0A" w:rsidRPr="00FA1076">
        <w:rPr>
          <w:rFonts w:ascii="Arial" w:hAnsi="Arial"/>
          <w:i/>
          <w:w w:val="105"/>
          <w:sz w:val="18"/>
          <w:szCs w:val="18"/>
          <w:lang w:val="fr-FR"/>
        </w:rPr>
        <w:t>communication</w:t>
      </w:r>
      <w:r w:rsidR="00970E0A">
        <w:rPr>
          <w:rFonts w:ascii="Arial" w:hAnsi="Arial"/>
          <w:i/>
          <w:w w:val="105"/>
          <w:sz w:val="18"/>
          <w:szCs w:val="18"/>
          <w:lang w:val="fr-FR"/>
        </w:rPr>
        <w:t>s</w:t>
      </w:r>
      <w:proofErr w:type="gramStart"/>
      <w:r w:rsidR="00970E0A" w:rsidRPr="00FA1076">
        <w:rPr>
          <w:rFonts w:ascii="Arial" w:hAnsi="Arial"/>
          <w:i/>
          <w:w w:val="105"/>
          <w:sz w:val="18"/>
          <w:szCs w:val="18"/>
          <w:lang w:val="fr-FR"/>
        </w:rPr>
        <w:t>):</w:t>
      </w:r>
      <w:proofErr w:type="gramEnd"/>
      <w:r w:rsidR="00970E0A" w:rsidRPr="00FA1076">
        <w:rPr>
          <w:rFonts w:ascii="Arial" w:hAnsi="Arial"/>
          <w:i/>
          <w:w w:val="105"/>
          <w:sz w:val="18"/>
          <w:szCs w:val="18"/>
          <w:lang w:val="fr-FR"/>
        </w:rPr>
        <w:t xml:space="preserve"> </w:t>
      </w:r>
      <w:proofErr w:type="spellStart"/>
      <w:r w:rsidR="00970E0A" w:rsidRPr="00FA1076">
        <w:rPr>
          <w:rFonts w:ascii="Arial" w:hAnsi="Arial" w:cs="Arial"/>
          <w:iCs/>
          <w:w w:val="105"/>
          <w:sz w:val="18"/>
          <w:szCs w:val="18"/>
          <w:lang w:val="fr-FR"/>
        </w:rPr>
        <w:t>February</w:t>
      </w:r>
      <w:proofErr w:type="spellEnd"/>
      <w:r w:rsidR="00970E0A" w:rsidRPr="00FA1076">
        <w:rPr>
          <w:rFonts w:ascii="Arial" w:hAnsi="Arial" w:cs="Arial"/>
          <w:iCs/>
          <w:w w:val="105"/>
          <w:sz w:val="18"/>
          <w:szCs w:val="18"/>
          <w:lang w:val="fr-FR"/>
        </w:rPr>
        <w:t xml:space="preserve"> 2023 – </w:t>
      </w:r>
      <w:r w:rsidR="00970E0A">
        <w:rPr>
          <w:rFonts w:ascii="Arial" w:hAnsi="Arial" w:cs="Arial"/>
          <w:iCs/>
          <w:w w:val="105"/>
          <w:sz w:val="18"/>
          <w:szCs w:val="18"/>
          <w:lang w:val="fr-FR"/>
        </w:rPr>
        <w:t>April</w:t>
      </w:r>
      <w:r w:rsidR="00970E0A" w:rsidRPr="00FA1076">
        <w:rPr>
          <w:rFonts w:ascii="Arial" w:hAnsi="Arial" w:cs="Arial"/>
          <w:iCs/>
          <w:w w:val="105"/>
          <w:sz w:val="18"/>
          <w:szCs w:val="18"/>
          <w:lang w:val="fr-FR"/>
        </w:rPr>
        <w:t xml:space="preserve"> 2024</w:t>
      </w:r>
    </w:p>
    <w:p w14:paraId="464FBA7C" w14:textId="3665E889" w:rsidR="00CC6142" w:rsidRPr="003018EE" w:rsidRDefault="007B1C13" w:rsidP="00970E0A">
      <w:pPr>
        <w:pStyle w:val="Titre1"/>
        <w:spacing w:before="240"/>
        <w:ind w:left="828" w:right="828"/>
        <w:jc w:val="both"/>
        <w:rPr>
          <w:ins w:id="4" w:author="Thomas" w:date="2022-02-20T17:07:00Z"/>
          <w:rFonts w:eastAsia="Book Antiqua" w:cs="Book Antiqua"/>
          <w:i/>
          <w:color w:val="31849B" w:themeColor="accent5" w:themeShade="BF"/>
          <w:sz w:val="18"/>
          <w:szCs w:val="18"/>
          <w:vertAlign w:val="superscript"/>
        </w:rPr>
      </w:pPr>
      <w:hyperlink r:id="rId23" w:history="1">
        <w:r w:rsidR="003018EE" w:rsidRPr="003018EE">
          <w:rPr>
            <w:rStyle w:val="Lienhypertexte"/>
            <w:b w:val="0"/>
            <w:bCs w:val="0"/>
            <w:i/>
            <w:iCs/>
            <w:color w:val="31849B" w:themeColor="accent5" w:themeShade="BF"/>
            <w:sz w:val="18"/>
            <w:szCs w:val="18"/>
          </w:rPr>
          <w:t>46th congress of the biomechanical society</w:t>
        </w:r>
      </w:hyperlink>
      <w:r w:rsidR="003018EE" w:rsidRPr="00CC6142">
        <w:rPr>
          <w:i/>
          <w:sz w:val="18"/>
          <w:szCs w:val="18"/>
        </w:rPr>
        <w:t xml:space="preserve"> </w:t>
      </w:r>
      <w:r w:rsidR="00475D49" w:rsidRPr="003018EE">
        <w:rPr>
          <w:b w:val="0"/>
          <w:bCs w:val="0"/>
          <w:i/>
          <w:sz w:val="18"/>
          <w:szCs w:val="18"/>
        </w:rPr>
        <w:t>(</w:t>
      </w:r>
      <w:r w:rsidR="00475D49" w:rsidRPr="003018EE">
        <w:rPr>
          <w:b w:val="0"/>
          <w:bCs w:val="0"/>
          <w:i/>
          <w:w w:val="105"/>
          <w:sz w:val="18"/>
          <w:szCs w:val="18"/>
        </w:rPr>
        <w:t>oral</w:t>
      </w:r>
      <w:r w:rsidR="00475D49" w:rsidRPr="003018EE">
        <w:rPr>
          <w:b w:val="0"/>
          <w:bCs w:val="0"/>
          <w:i/>
          <w:spacing w:val="-4"/>
          <w:w w:val="105"/>
          <w:sz w:val="18"/>
          <w:szCs w:val="18"/>
        </w:rPr>
        <w:t xml:space="preserve"> </w:t>
      </w:r>
      <w:r w:rsidR="00475D49" w:rsidRPr="003018EE">
        <w:rPr>
          <w:b w:val="0"/>
          <w:bCs w:val="0"/>
          <w:i/>
          <w:w w:val="105"/>
          <w:sz w:val="18"/>
          <w:szCs w:val="18"/>
        </w:rPr>
        <w:t>communication</w:t>
      </w:r>
      <w:r w:rsidR="00263ED8" w:rsidRPr="003018EE">
        <w:rPr>
          <w:b w:val="0"/>
          <w:bCs w:val="0"/>
          <w:i/>
          <w:w w:val="105"/>
          <w:sz w:val="18"/>
          <w:szCs w:val="18"/>
        </w:rPr>
        <w:t xml:space="preserve"> and abstract</w:t>
      </w:r>
      <w:r w:rsidR="00475D49" w:rsidRPr="003018EE">
        <w:rPr>
          <w:b w:val="0"/>
          <w:bCs w:val="0"/>
          <w:i/>
          <w:sz w:val="18"/>
          <w:szCs w:val="18"/>
        </w:rPr>
        <w:t xml:space="preserve">): </w:t>
      </w:r>
      <w:r w:rsidR="00475D49" w:rsidRPr="003018EE">
        <w:rPr>
          <w:b w:val="0"/>
          <w:bCs w:val="0"/>
          <w:iCs/>
          <w:sz w:val="18"/>
          <w:szCs w:val="18"/>
          <w:vertAlign w:val="superscript"/>
        </w:rPr>
        <w:t>2</w:t>
      </w:r>
      <w:r w:rsidR="00263ED8" w:rsidRPr="003018EE">
        <w:rPr>
          <w:b w:val="0"/>
          <w:bCs w:val="0"/>
          <w:iCs/>
          <w:sz w:val="18"/>
          <w:szCs w:val="18"/>
        </w:rPr>
        <w:t>,</w:t>
      </w:r>
      <w:r w:rsidR="00263ED8" w:rsidRPr="003018EE">
        <w:rPr>
          <w:b w:val="0"/>
          <w:bCs w:val="0"/>
          <w:i/>
          <w:sz w:val="18"/>
          <w:szCs w:val="18"/>
        </w:rPr>
        <w:t xml:space="preserve"> </w:t>
      </w:r>
      <w:proofErr w:type="spellStart"/>
      <w:r w:rsidR="00263ED8" w:rsidRPr="003018EE">
        <w:rPr>
          <w:b w:val="0"/>
          <w:bCs w:val="0"/>
          <w:i/>
          <w:sz w:val="18"/>
          <w:szCs w:val="18"/>
        </w:rPr>
        <w:t>doi</w:t>
      </w:r>
      <w:proofErr w:type="spellEnd"/>
      <w:r w:rsidR="00263ED8" w:rsidRPr="003018EE">
        <w:rPr>
          <w:b w:val="0"/>
          <w:bCs w:val="0"/>
          <w:i/>
          <w:sz w:val="18"/>
          <w:szCs w:val="18"/>
        </w:rPr>
        <w:t>:</w:t>
      </w:r>
      <w:r w:rsidR="00263ED8" w:rsidRPr="00CC6142">
        <w:rPr>
          <w:i/>
          <w:spacing w:val="1"/>
          <w:sz w:val="18"/>
          <w:szCs w:val="18"/>
        </w:rPr>
        <w:t xml:space="preserve"> </w:t>
      </w:r>
      <w:r w:rsidR="00263ED8" w:rsidRPr="003018EE">
        <w:rPr>
          <w:rStyle w:val="Lienhypertexte"/>
          <w:b w:val="0"/>
          <w:bCs w:val="0"/>
          <w:i/>
          <w:color w:val="31849B" w:themeColor="accent5" w:themeShade="BF"/>
          <w:sz w:val="18"/>
          <w:szCs w:val="18"/>
        </w:rPr>
        <w:t>10.1080/10255842.2021.1978758</w:t>
      </w:r>
    </w:p>
    <w:p w14:paraId="7B8C4A95" w14:textId="77777777" w:rsidR="002F3054" w:rsidRDefault="002F3054" w:rsidP="00CC6142">
      <w:pPr>
        <w:pStyle w:val="Corpsdetexte"/>
        <w:spacing w:before="7"/>
        <w:ind w:left="828" w:right="828"/>
        <w:rPr>
          <w:rFonts w:ascii="Arial"/>
          <w:i/>
          <w:sz w:val="19"/>
        </w:rPr>
      </w:pPr>
    </w:p>
    <w:p w14:paraId="501641F2" w14:textId="77777777" w:rsidR="002F3054" w:rsidRDefault="00B72376" w:rsidP="00CC6142">
      <w:pPr>
        <w:pStyle w:val="Titre6"/>
        <w:ind w:left="828" w:right="828"/>
        <w:jc w:val="both"/>
      </w:pPr>
      <w:r>
        <w:rPr>
          <w:color w:val="4EACB1"/>
          <w:u w:val="single" w:color="4EACB1"/>
        </w:rPr>
        <w:t>Technical</w:t>
      </w:r>
      <w:r>
        <w:rPr>
          <w:color w:val="4EACB1"/>
          <w:spacing w:val="12"/>
          <w:u w:val="single" w:color="4EACB1"/>
        </w:rPr>
        <w:t xml:space="preserve"> </w:t>
      </w:r>
      <w:r>
        <w:rPr>
          <w:color w:val="4EACB1"/>
          <w:u w:val="single" w:color="4EACB1"/>
        </w:rPr>
        <w:t>Skills</w:t>
      </w:r>
      <w:r>
        <w:rPr>
          <w:color w:val="4EACB1"/>
          <w:spacing w:val="14"/>
          <w:u w:val="single" w:color="4EACB1"/>
        </w:rPr>
        <w:t xml:space="preserve"> </w:t>
      </w:r>
      <w:r>
        <w:rPr>
          <w:color w:val="4EACB1"/>
          <w:u w:val="single" w:color="4EACB1"/>
        </w:rPr>
        <w:t>and</w:t>
      </w:r>
      <w:r>
        <w:rPr>
          <w:color w:val="4EACB1"/>
          <w:spacing w:val="13"/>
          <w:u w:val="single" w:color="4EACB1"/>
        </w:rPr>
        <w:t xml:space="preserve"> </w:t>
      </w:r>
      <w:r>
        <w:rPr>
          <w:color w:val="4EACB1"/>
          <w:u w:val="single" w:color="4EACB1"/>
        </w:rPr>
        <w:t>Language</w:t>
      </w:r>
    </w:p>
    <w:p w14:paraId="2DB69631" w14:textId="0950558B" w:rsidR="00970E0A" w:rsidRPr="00CC6142" w:rsidRDefault="00B72376" w:rsidP="00CC6142">
      <w:pPr>
        <w:tabs>
          <w:tab w:val="left" w:pos="3500"/>
        </w:tabs>
        <w:spacing w:before="163" w:line="244" w:lineRule="auto"/>
        <w:ind w:left="2930" w:right="828" w:hanging="2102"/>
        <w:jc w:val="both"/>
        <w:rPr>
          <w:rFonts w:ascii="Arial"/>
          <w:sz w:val="18"/>
          <w:szCs w:val="18"/>
        </w:rPr>
      </w:pPr>
      <w:proofErr w:type="spellStart"/>
      <w:r w:rsidRPr="00CC6142">
        <w:rPr>
          <w:rFonts w:ascii="Arial"/>
          <w:b/>
          <w:w w:val="105"/>
          <w:sz w:val="18"/>
          <w:szCs w:val="18"/>
        </w:rPr>
        <w:t>Softwares</w:t>
      </w:r>
      <w:proofErr w:type="spellEnd"/>
      <w:r w:rsidRPr="00CC6142">
        <w:rPr>
          <w:rFonts w:ascii="Arial"/>
          <w:w w:val="105"/>
          <w:sz w:val="18"/>
          <w:szCs w:val="18"/>
        </w:rPr>
        <w:t>:</w:t>
      </w:r>
      <w:r w:rsidRPr="00CC6142">
        <w:rPr>
          <w:rFonts w:ascii="Arial"/>
          <w:w w:val="105"/>
          <w:sz w:val="18"/>
          <w:szCs w:val="18"/>
        </w:rPr>
        <w:tab/>
        <w:t>Python,</w:t>
      </w:r>
      <w:r w:rsidR="006F153D">
        <w:rPr>
          <w:rFonts w:ascii="Arial"/>
          <w:w w:val="105"/>
          <w:sz w:val="18"/>
          <w:szCs w:val="18"/>
        </w:rPr>
        <w:t xml:space="preserve"> </w:t>
      </w:r>
      <w:proofErr w:type="spellStart"/>
      <w:r w:rsidR="006F153D">
        <w:rPr>
          <w:rFonts w:ascii="Arial"/>
          <w:w w:val="105"/>
          <w:sz w:val="18"/>
          <w:szCs w:val="18"/>
        </w:rPr>
        <w:t>FEniCSx</w:t>
      </w:r>
      <w:proofErr w:type="spellEnd"/>
      <w:r w:rsidR="006F153D">
        <w:rPr>
          <w:rFonts w:ascii="Arial"/>
          <w:w w:val="105"/>
          <w:sz w:val="18"/>
          <w:szCs w:val="18"/>
        </w:rPr>
        <w:t>,</w:t>
      </w:r>
      <w:r w:rsidRPr="00CC6142">
        <w:rPr>
          <w:rFonts w:ascii="Arial"/>
          <w:spacing w:val="-6"/>
          <w:w w:val="105"/>
          <w:sz w:val="18"/>
          <w:szCs w:val="18"/>
        </w:rPr>
        <w:t xml:space="preserve"> </w:t>
      </w:r>
      <w:proofErr w:type="spellStart"/>
      <w:r w:rsidRPr="00CC6142">
        <w:rPr>
          <w:rFonts w:ascii="Arial"/>
          <w:w w:val="105"/>
          <w:sz w:val="18"/>
          <w:szCs w:val="18"/>
        </w:rPr>
        <w:t>Matlab</w:t>
      </w:r>
      <w:proofErr w:type="spellEnd"/>
      <w:r w:rsidRPr="00CC6142">
        <w:rPr>
          <w:rFonts w:ascii="Arial"/>
          <w:w w:val="105"/>
          <w:sz w:val="18"/>
          <w:szCs w:val="18"/>
        </w:rPr>
        <w:t>,</w:t>
      </w:r>
      <w:r w:rsidRPr="00CC6142">
        <w:rPr>
          <w:rFonts w:ascii="Arial"/>
          <w:spacing w:val="-5"/>
          <w:w w:val="105"/>
          <w:sz w:val="18"/>
          <w:szCs w:val="18"/>
        </w:rPr>
        <w:t xml:space="preserve"> </w:t>
      </w:r>
      <w:r w:rsidRPr="00CC6142">
        <w:rPr>
          <w:rFonts w:ascii="Arial"/>
          <w:w w:val="105"/>
          <w:sz w:val="18"/>
          <w:szCs w:val="18"/>
        </w:rPr>
        <w:t>Basic</w:t>
      </w:r>
      <w:r w:rsidRPr="00CC6142">
        <w:rPr>
          <w:rFonts w:ascii="Arial"/>
          <w:spacing w:val="-5"/>
          <w:w w:val="105"/>
          <w:sz w:val="18"/>
          <w:szCs w:val="18"/>
        </w:rPr>
        <w:t xml:space="preserve"> </w:t>
      </w:r>
      <w:r w:rsidRPr="00CC6142">
        <w:rPr>
          <w:rFonts w:ascii="Arial"/>
          <w:w w:val="105"/>
          <w:sz w:val="18"/>
          <w:szCs w:val="18"/>
        </w:rPr>
        <w:t>knowledge</w:t>
      </w:r>
      <w:r w:rsidRPr="00CC6142">
        <w:rPr>
          <w:rFonts w:ascii="Arial"/>
          <w:spacing w:val="-5"/>
          <w:w w:val="105"/>
          <w:sz w:val="18"/>
          <w:szCs w:val="18"/>
        </w:rPr>
        <w:t xml:space="preserve"> </w:t>
      </w:r>
      <w:r w:rsidRPr="00CC6142">
        <w:rPr>
          <w:rFonts w:ascii="Arial"/>
          <w:w w:val="105"/>
          <w:sz w:val="18"/>
          <w:szCs w:val="18"/>
        </w:rPr>
        <w:t>of</w:t>
      </w:r>
      <w:r w:rsidRPr="00CC6142">
        <w:rPr>
          <w:rFonts w:ascii="Arial"/>
          <w:spacing w:val="-6"/>
          <w:w w:val="105"/>
          <w:sz w:val="18"/>
          <w:szCs w:val="18"/>
        </w:rPr>
        <w:t xml:space="preserve"> </w:t>
      </w:r>
      <w:r w:rsidRPr="00CC6142">
        <w:rPr>
          <w:rFonts w:ascii="Arial"/>
          <w:w w:val="105"/>
          <w:sz w:val="18"/>
          <w:szCs w:val="18"/>
        </w:rPr>
        <w:t>C++,</w:t>
      </w:r>
      <w:r w:rsidR="00970E0A" w:rsidRPr="00CC6142">
        <w:rPr>
          <w:rFonts w:ascii="Arial"/>
          <w:spacing w:val="-5"/>
          <w:w w:val="105"/>
          <w:sz w:val="18"/>
          <w:szCs w:val="18"/>
        </w:rPr>
        <w:t xml:space="preserve"> </w:t>
      </w:r>
      <w:r w:rsidR="00970E0A" w:rsidRPr="00CC6142">
        <w:rPr>
          <w:rFonts w:ascii="Arial"/>
          <w:w w:val="105"/>
          <w:sz w:val="18"/>
          <w:szCs w:val="18"/>
        </w:rPr>
        <w:t>Cast3M,</w:t>
      </w:r>
      <w:r w:rsidR="00970E0A" w:rsidRPr="00CC6142">
        <w:rPr>
          <w:rFonts w:ascii="Arial"/>
          <w:spacing w:val="-53"/>
          <w:w w:val="105"/>
          <w:sz w:val="18"/>
          <w:szCs w:val="18"/>
        </w:rPr>
        <w:t xml:space="preserve"> </w:t>
      </w:r>
      <w:r w:rsidR="00970E0A" w:rsidRPr="00CC6142">
        <w:rPr>
          <w:rFonts w:ascii="Arial"/>
          <w:w w:val="105"/>
          <w:sz w:val="18"/>
          <w:szCs w:val="18"/>
        </w:rPr>
        <w:t>Abaqus,</w:t>
      </w:r>
      <w:r w:rsidR="00970E0A" w:rsidRPr="00CC6142">
        <w:rPr>
          <w:rFonts w:ascii="Arial"/>
          <w:spacing w:val="1"/>
          <w:w w:val="105"/>
          <w:sz w:val="18"/>
          <w:szCs w:val="18"/>
        </w:rPr>
        <w:t xml:space="preserve"> </w:t>
      </w:r>
      <w:r w:rsidR="00970E0A" w:rsidRPr="00CC6142">
        <w:rPr>
          <w:rFonts w:ascii="Arial"/>
          <w:w w:val="105"/>
          <w:sz w:val="18"/>
          <w:szCs w:val="18"/>
        </w:rPr>
        <w:t>Mathematica</w:t>
      </w:r>
      <w:r w:rsidR="00970E0A" w:rsidRPr="00CC6142">
        <w:rPr>
          <w:rFonts w:ascii="Arial"/>
          <w:spacing w:val="1"/>
          <w:w w:val="105"/>
          <w:sz w:val="18"/>
          <w:szCs w:val="18"/>
        </w:rPr>
        <w:t xml:space="preserve"> </w:t>
      </w:r>
      <w:r w:rsidR="00970E0A" w:rsidRPr="00CC6142">
        <w:rPr>
          <w:rFonts w:ascii="Arial"/>
          <w:w w:val="105"/>
          <w:sz w:val="18"/>
          <w:szCs w:val="18"/>
        </w:rPr>
        <w:t>(</w:t>
      </w:r>
      <w:proofErr w:type="spellStart"/>
      <w:r w:rsidR="00970E0A" w:rsidRPr="00CC6142">
        <w:rPr>
          <w:rFonts w:ascii="Arial"/>
          <w:w w:val="105"/>
          <w:sz w:val="18"/>
          <w:szCs w:val="18"/>
        </w:rPr>
        <w:t>AceFEM</w:t>
      </w:r>
      <w:proofErr w:type="spellEnd"/>
      <w:r w:rsidR="00970E0A" w:rsidRPr="00CC6142">
        <w:rPr>
          <w:rFonts w:ascii="Arial"/>
          <w:w w:val="105"/>
          <w:sz w:val="18"/>
          <w:szCs w:val="18"/>
        </w:rPr>
        <w:t>,</w:t>
      </w:r>
      <w:r w:rsidR="00970E0A" w:rsidRPr="00CC6142">
        <w:rPr>
          <w:rFonts w:ascii="Arial"/>
          <w:spacing w:val="1"/>
          <w:w w:val="105"/>
          <w:sz w:val="18"/>
          <w:szCs w:val="18"/>
        </w:rPr>
        <w:t xml:space="preserve"> </w:t>
      </w:r>
      <w:proofErr w:type="spellStart"/>
      <w:r w:rsidR="00970E0A" w:rsidRPr="00CC6142">
        <w:rPr>
          <w:rFonts w:ascii="Arial"/>
          <w:w w:val="105"/>
          <w:sz w:val="18"/>
          <w:szCs w:val="18"/>
        </w:rPr>
        <w:t>AceGEN</w:t>
      </w:r>
      <w:proofErr w:type="spellEnd"/>
      <w:r w:rsidR="00970E0A" w:rsidRPr="00CC6142">
        <w:rPr>
          <w:rFonts w:ascii="Arial"/>
          <w:w w:val="105"/>
          <w:sz w:val="18"/>
          <w:szCs w:val="18"/>
        </w:rPr>
        <w:t>)</w:t>
      </w:r>
      <w:r w:rsidR="00970E0A">
        <w:rPr>
          <w:rFonts w:ascii="Arial"/>
          <w:w w:val="105"/>
          <w:sz w:val="18"/>
          <w:szCs w:val="18"/>
        </w:rPr>
        <w:t xml:space="preserve">, </w:t>
      </w:r>
      <w:r w:rsidRPr="00CC6142">
        <w:rPr>
          <w:rFonts w:ascii="Arial"/>
          <w:w w:val="105"/>
          <w:sz w:val="18"/>
          <w:szCs w:val="18"/>
        </w:rPr>
        <w:t>Catia</w:t>
      </w:r>
      <w:r w:rsidRPr="00CC6142">
        <w:rPr>
          <w:rFonts w:ascii="Arial"/>
          <w:spacing w:val="-5"/>
          <w:w w:val="105"/>
          <w:sz w:val="18"/>
          <w:szCs w:val="18"/>
        </w:rPr>
        <w:t xml:space="preserve"> </w:t>
      </w:r>
      <w:r w:rsidRPr="00CC6142">
        <w:rPr>
          <w:rFonts w:ascii="Arial"/>
          <w:w w:val="105"/>
          <w:sz w:val="18"/>
          <w:szCs w:val="18"/>
        </w:rPr>
        <w:t>and</w:t>
      </w:r>
      <w:r w:rsidRPr="00CC6142">
        <w:rPr>
          <w:rFonts w:ascii="Arial"/>
          <w:spacing w:val="-4"/>
          <w:w w:val="105"/>
          <w:sz w:val="18"/>
          <w:szCs w:val="18"/>
        </w:rPr>
        <w:t xml:space="preserve"> </w:t>
      </w:r>
      <w:proofErr w:type="spellStart"/>
      <w:r w:rsidRPr="00CC6142">
        <w:rPr>
          <w:rFonts w:ascii="Arial"/>
          <w:w w:val="105"/>
          <w:sz w:val="18"/>
          <w:szCs w:val="18"/>
        </w:rPr>
        <w:t>Solidworks</w:t>
      </w:r>
      <w:proofErr w:type="spellEnd"/>
      <w:r w:rsidRPr="00CC6142">
        <w:rPr>
          <w:rFonts w:ascii="Arial"/>
          <w:spacing w:val="-6"/>
          <w:w w:val="105"/>
          <w:sz w:val="18"/>
          <w:szCs w:val="18"/>
        </w:rPr>
        <w:t xml:space="preserve"> </w:t>
      </w:r>
      <w:r w:rsidRPr="00CC6142">
        <w:rPr>
          <w:rFonts w:ascii="Arial"/>
          <w:w w:val="105"/>
          <w:sz w:val="18"/>
          <w:szCs w:val="18"/>
        </w:rPr>
        <w:t>(CAD</w:t>
      </w:r>
      <w:r w:rsidR="00970E0A">
        <w:rPr>
          <w:rFonts w:ascii="Arial"/>
          <w:w w:val="105"/>
          <w:sz w:val="18"/>
          <w:szCs w:val="18"/>
        </w:rPr>
        <w:t>)</w:t>
      </w:r>
      <w:r w:rsidRPr="00CC6142">
        <w:rPr>
          <w:rFonts w:ascii="Arial"/>
          <w:w w:val="105"/>
          <w:sz w:val="18"/>
          <w:szCs w:val="18"/>
        </w:rPr>
        <w:t>,</w:t>
      </w:r>
      <w:r w:rsidRPr="00CC6142">
        <w:rPr>
          <w:rFonts w:ascii="Arial"/>
          <w:spacing w:val="1"/>
          <w:w w:val="105"/>
          <w:sz w:val="18"/>
          <w:szCs w:val="18"/>
        </w:rPr>
        <w:t xml:space="preserve"> </w:t>
      </w:r>
      <w:r w:rsidRPr="00CC6142">
        <w:rPr>
          <w:rFonts w:ascii="Arial"/>
          <w:w w:val="105"/>
          <w:sz w:val="18"/>
          <w:szCs w:val="18"/>
        </w:rPr>
        <w:t>Slicer3D,</w:t>
      </w:r>
      <w:r w:rsidR="00970E0A">
        <w:rPr>
          <w:rFonts w:ascii="Arial"/>
          <w:w w:val="105"/>
          <w:sz w:val="18"/>
          <w:szCs w:val="18"/>
        </w:rPr>
        <w:t xml:space="preserve"> </w:t>
      </w:r>
      <w:proofErr w:type="spellStart"/>
      <w:r w:rsidRPr="00CC6142">
        <w:rPr>
          <w:rFonts w:ascii="Arial"/>
          <w:w w:val="105"/>
          <w:sz w:val="18"/>
          <w:szCs w:val="18"/>
        </w:rPr>
        <w:t>LateX</w:t>
      </w:r>
      <w:proofErr w:type="spellEnd"/>
      <w:r w:rsidRPr="00CC6142">
        <w:rPr>
          <w:rFonts w:ascii="Arial"/>
          <w:w w:val="105"/>
          <w:sz w:val="18"/>
          <w:szCs w:val="18"/>
        </w:rPr>
        <w:t>,</w:t>
      </w:r>
      <w:r w:rsidRPr="00CC6142">
        <w:rPr>
          <w:rFonts w:ascii="Arial"/>
          <w:spacing w:val="1"/>
          <w:w w:val="105"/>
          <w:sz w:val="18"/>
          <w:szCs w:val="18"/>
        </w:rPr>
        <w:t xml:space="preserve"> </w:t>
      </w:r>
      <w:r w:rsidRPr="00CC6142">
        <w:rPr>
          <w:rFonts w:ascii="Arial"/>
          <w:w w:val="105"/>
          <w:sz w:val="18"/>
          <w:szCs w:val="18"/>
        </w:rPr>
        <w:t>Microsoft</w:t>
      </w:r>
      <w:r w:rsidRPr="00CC6142">
        <w:rPr>
          <w:rFonts w:ascii="Arial"/>
          <w:spacing w:val="-4"/>
          <w:w w:val="105"/>
          <w:sz w:val="18"/>
          <w:szCs w:val="18"/>
        </w:rPr>
        <w:t xml:space="preserve"> </w:t>
      </w:r>
      <w:r w:rsidRPr="00CC6142">
        <w:rPr>
          <w:rFonts w:ascii="Arial"/>
          <w:w w:val="105"/>
          <w:sz w:val="18"/>
          <w:szCs w:val="18"/>
        </w:rPr>
        <w:t>and</w:t>
      </w:r>
      <w:r w:rsidRPr="00CC6142">
        <w:rPr>
          <w:rFonts w:ascii="Arial"/>
          <w:spacing w:val="-4"/>
          <w:w w:val="105"/>
          <w:sz w:val="18"/>
          <w:szCs w:val="18"/>
        </w:rPr>
        <w:t xml:space="preserve"> </w:t>
      </w:r>
      <w:r w:rsidRPr="00CC6142">
        <w:rPr>
          <w:rFonts w:ascii="Arial"/>
          <w:w w:val="105"/>
          <w:sz w:val="18"/>
          <w:szCs w:val="18"/>
        </w:rPr>
        <w:t>Adobe</w:t>
      </w:r>
      <w:r w:rsidRPr="00CC6142">
        <w:rPr>
          <w:rFonts w:ascii="Arial"/>
          <w:spacing w:val="-3"/>
          <w:w w:val="105"/>
          <w:sz w:val="18"/>
          <w:szCs w:val="18"/>
        </w:rPr>
        <w:t xml:space="preserve"> </w:t>
      </w:r>
      <w:r w:rsidRPr="00CC6142">
        <w:rPr>
          <w:rFonts w:ascii="Arial"/>
          <w:w w:val="105"/>
          <w:sz w:val="18"/>
          <w:szCs w:val="18"/>
        </w:rPr>
        <w:t>packages</w:t>
      </w:r>
      <w:r w:rsidR="00970E0A">
        <w:rPr>
          <w:rFonts w:ascii="Arial"/>
          <w:w w:val="105"/>
          <w:sz w:val="18"/>
          <w:szCs w:val="18"/>
        </w:rPr>
        <w:t>, Git</w:t>
      </w:r>
    </w:p>
    <w:p w14:paraId="1474D369" w14:textId="4519B5FF" w:rsidR="002F3054" w:rsidRPr="00CC6142" w:rsidRDefault="00B72376" w:rsidP="00CC6142">
      <w:pPr>
        <w:spacing w:before="159"/>
        <w:ind w:left="828" w:right="828"/>
        <w:jc w:val="both"/>
        <w:rPr>
          <w:rFonts w:ascii="Arial"/>
          <w:sz w:val="18"/>
          <w:szCs w:val="18"/>
        </w:rPr>
      </w:pPr>
      <w:r w:rsidRPr="00CC6142">
        <w:rPr>
          <w:rFonts w:ascii="Arial"/>
          <w:b/>
          <w:spacing w:val="-1"/>
          <w:w w:val="105"/>
          <w:sz w:val="18"/>
          <w:szCs w:val="18"/>
        </w:rPr>
        <w:t>Language</w:t>
      </w:r>
      <w:r w:rsidRPr="00CC6142">
        <w:rPr>
          <w:rFonts w:ascii="Arial"/>
          <w:b/>
          <w:spacing w:val="-13"/>
          <w:w w:val="105"/>
          <w:sz w:val="18"/>
          <w:szCs w:val="18"/>
        </w:rPr>
        <w:t xml:space="preserve"> </w:t>
      </w:r>
      <w:r w:rsidRPr="00CC6142">
        <w:rPr>
          <w:rFonts w:ascii="Arial"/>
          <w:b/>
          <w:w w:val="105"/>
          <w:sz w:val="18"/>
          <w:szCs w:val="18"/>
        </w:rPr>
        <w:t>spoken</w:t>
      </w:r>
      <w:r w:rsidRPr="00CC6142">
        <w:rPr>
          <w:rFonts w:ascii="Arial"/>
          <w:w w:val="105"/>
          <w:sz w:val="18"/>
          <w:szCs w:val="18"/>
        </w:rPr>
        <w:t>:</w:t>
      </w:r>
      <w:r w:rsidR="00970E0A">
        <w:rPr>
          <w:rFonts w:ascii="Arial"/>
          <w:w w:val="105"/>
          <w:sz w:val="18"/>
          <w:szCs w:val="18"/>
        </w:rPr>
        <w:tab/>
      </w:r>
      <w:r w:rsidRPr="00CC6142">
        <w:rPr>
          <w:rFonts w:ascii="Arial"/>
          <w:w w:val="105"/>
          <w:sz w:val="18"/>
          <w:szCs w:val="18"/>
        </w:rPr>
        <w:t>French</w:t>
      </w:r>
      <w:r w:rsidRPr="00CC6142">
        <w:rPr>
          <w:rFonts w:ascii="Arial"/>
          <w:spacing w:val="-14"/>
          <w:w w:val="105"/>
          <w:sz w:val="18"/>
          <w:szCs w:val="18"/>
        </w:rPr>
        <w:t xml:space="preserve"> </w:t>
      </w:r>
      <w:r w:rsidRPr="00CC6142">
        <w:rPr>
          <w:rFonts w:ascii="Arial"/>
          <w:w w:val="105"/>
          <w:sz w:val="18"/>
          <w:szCs w:val="18"/>
        </w:rPr>
        <w:t>(native),</w:t>
      </w:r>
      <w:r w:rsidRPr="00CC6142">
        <w:rPr>
          <w:rFonts w:ascii="Arial"/>
          <w:spacing w:val="-13"/>
          <w:w w:val="105"/>
          <w:sz w:val="18"/>
          <w:szCs w:val="18"/>
        </w:rPr>
        <w:t xml:space="preserve"> </w:t>
      </w:r>
      <w:r w:rsidRPr="00CC6142">
        <w:rPr>
          <w:rFonts w:ascii="Arial"/>
          <w:w w:val="105"/>
          <w:sz w:val="18"/>
          <w:szCs w:val="18"/>
        </w:rPr>
        <w:t>English</w:t>
      </w:r>
      <w:r w:rsidRPr="00CC6142">
        <w:rPr>
          <w:rFonts w:ascii="Arial"/>
          <w:spacing w:val="-12"/>
          <w:w w:val="105"/>
          <w:sz w:val="18"/>
          <w:szCs w:val="18"/>
        </w:rPr>
        <w:t xml:space="preserve"> </w:t>
      </w:r>
      <w:r w:rsidRPr="00CC6142">
        <w:rPr>
          <w:rFonts w:ascii="Arial"/>
          <w:w w:val="105"/>
          <w:sz w:val="18"/>
          <w:szCs w:val="18"/>
        </w:rPr>
        <w:t>(CAE:</w:t>
      </w:r>
      <w:r w:rsidRPr="00CC6142">
        <w:rPr>
          <w:rFonts w:ascii="Arial"/>
          <w:spacing w:val="-13"/>
          <w:w w:val="105"/>
          <w:sz w:val="18"/>
          <w:szCs w:val="18"/>
        </w:rPr>
        <w:t xml:space="preserve"> </w:t>
      </w:r>
      <w:r w:rsidRPr="00CC6142">
        <w:rPr>
          <w:rFonts w:ascii="Arial"/>
          <w:w w:val="105"/>
          <w:sz w:val="18"/>
          <w:szCs w:val="18"/>
        </w:rPr>
        <w:t>C1),</w:t>
      </w:r>
      <w:r w:rsidRPr="00CC6142">
        <w:rPr>
          <w:rFonts w:ascii="Arial"/>
          <w:spacing w:val="-13"/>
          <w:w w:val="105"/>
          <w:sz w:val="18"/>
          <w:szCs w:val="18"/>
        </w:rPr>
        <w:t xml:space="preserve"> </w:t>
      </w:r>
      <w:r w:rsidRPr="00CC6142">
        <w:rPr>
          <w:rFonts w:ascii="Arial"/>
          <w:w w:val="105"/>
          <w:sz w:val="18"/>
          <w:szCs w:val="18"/>
        </w:rPr>
        <w:t>Spanish</w:t>
      </w:r>
      <w:r w:rsidRPr="00CC6142">
        <w:rPr>
          <w:rFonts w:ascii="Arial"/>
          <w:spacing w:val="-12"/>
          <w:w w:val="105"/>
          <w:sz w:val="18"/>
          <w:szCs w:val="18"/>
        </w:rPr>
        <w:t xml:space="preserve"> </w:t>
      </w:r>
      <w:r w:rsidRPr="00CC6142">
        <w:rPr>
          <w:rFonts w:ascii="Arial"/>
          <w:w w:val="105"/>
          <w:sz w:val="18"/>
          <w:szCs w:val="18"/>
        </w:rPr>
        <w:t>(Basic</w:t>
      </w:r>
      <w:r w:rsidRPr="00CC6142">
        <w:rPr>
          <w:rFonts w:ascii="Arial"/>
          <w:spacing w:val="-12"/>
          <w:w w:val="105"/>
          <w:sz w:val="18"/>
          <w:szCs w:val="18"/>
        </w:rPr>
        <w:t xml:space="preserve"> </w:t>
      </w:r>
      <w:r w:rsidRPr="00CC6142">
        <w:rPr>
          <w:rFonts w:ascii="Arial"/>
          <w:w w:val="105"/>
          <w:sz w:val="18"/>
          <w:szCs w:val="18"/>
        </w:rPr>
        <w:t>knowledge)</w:t>
      </w:r>
    </w:p>
    <w:p w14:paraId="60DF1678" w14:textId="77777777" w:rsidR="002F3054" w:rsidRDefault="002F3054" w:rsidP="00CC6142">
      <w:pPr>
        <w:pStyle w:val="Corpsdetexte"/>
        <w:spacing w:before="8"/>
        <w:ind w:left="828" w:right="828"/>
        <w:rPr>
          <w:rFonts w:ascii="Arial"/>
          <w:sz w:val="21"/>
        </w:rPr>
      </w:pPr>
    </w:p>
    <w:p w14:paraId="696DEF31" w14:textId="77777777" w:rsidR="002F3054" w:rsidRDefault="00B72376" w:rsidP="00CC6142">
      <w:pPr>
        <w:pStyle w:val="Titre6"/>
        <w:spacing w:before="1"/>
        <w:ind w:left="828" w:right="828"/>
        <w:jc w:val="both"/>
      </w:pPr>
      <w:r>
        <w:rPr>
          <w:color w:val="4EACB1"/>
          <w:u w:val="single" w:color="4EACB1"/>
        </w:rPr>
        <w:t>Personal</w:t>
      </w:r>
      <w:r>
        <w:rPr>
          <w:color w:val="4EACB1"/>
          <w:spacing w:val="13"/>
          <w:u w:val="single" w:color="4EACB1"/>
        </w:rPr>
        <w:t xml:space="preserve"> </w:t>
      </w:r>
      <w:r>
        <w:rPr>
          <w:color w:val="4EACB1"/>
          <w:u w:val="single" w:color="4EACB1"/>
        </w:rPr>
        <w:t>interests</w:t>
      </w:r>
    </w:p>
    <w:p w14:paraId="59D64E5C" w14:textId="77777777" w:rsidR="00970E0A" w:rsidRDefault="00B72376" w:rsidP="00F35EDF">
      <w:pPr>
        <w:spacing w:before="160"/>
        <w:ind w:left="828" w:right="828"/>
        <w:rPr>
          <w:rFonts w:ascii="Arial"/>
          <w:spacing w:val="14"/>
          <w:sz w:val="18"/>
          <w:szCs w:val="18"/>
        </w:rPr>
      </w:pPr>
      <w:r w:rsidRPr="00CC6142">
        <w:rPr>
          <w:rFonts w:ascii="Arial"/>
          <w:b/>
          <w:sz w:val="18"/>
          <w:szCs w:val="18"/>
        </w:rPr>
        <w:t>Sports</w:t>
      </w:r>
      <w:r w:rsidRPr="00CC6142">
        <w:rPr>
          <w:rFonts w:ascii="Arial"/>
          <w:i/>
          <w:sz w:val="18"/>
          <w:szCs w:val="18"/>
        </w:rPr>
        <w:t>:</w:t>
      </w:r>
      <w:r w:rsidRPr="00CC6142">
        <w:rPr>
          <w:rFonts w:ascii="Arial"/>
          <w:i/>
          <w:spacing w:val="14"/>
          <w:sz w:val="18"/>
          <w:szCs w:val="18"/>
        </w:rPr>
        <w:t xml:space="preserve"> </w:t>
      </w:r>
      <w:r w:rsidR="00970E0A">
        <w:rPr>
          <w:rFonts w:ascii="Arial"/>
          <w:sz w:val="18"/>
          <w:szCs w:val="18"/>
        </w:rPr>
        <w:t>Cycling</w:t>
      </w:r>
      <w:r w:rsidRPr="00CC6142">
        <w:rPr>
          <w:rFonts w:ascii="Arial"/>
          <w:sz w:val="18"/>
          <w:szCs w:val="18"/>
        </w:rPr>
        <w:t>,</w:t>
      </w:r>
      <w:r w:rsidRPr="00CC6142">
        <w:rPr>
          <w:rFonts w:ascii="Arial"/>
          <w:spacing w:val="14"/>
          <w:sz w:val="18"/>
          <w:szCs w:val="18"/>
        </w:rPr>
        <w:t xml:space="preserve"> </w:t>
      </w:r>
      <w:r w:rsidRPr="00CC6142">
        <w:rPr>
          <w:rFonts w:ascii="Arial"/>
          <w:sz w:val="18"/>
          <w:szCs w:val="18"/>
        </w:rPr>
        <w:t>Scuba-diving</w:t>
      </w:r>
      <w:r w:rsidRPr="00CC6142">
        <w:rPr>
          <w:rFonts w:ascii="Arial"/>
          <w:spacing w:val="13"/>
          <w:sz w:val="18"/>
          <w:szCs w:val="18"/>
        </w:rPr>
        <w:t xml:space="preserve"> </w:t>
      </w:r>
      <w:r w:rsidRPr="00CC6142">
        <w:rPr>
          <w:rFonts w:ascii="Arial"/>
          <w:sz w:val="18"/>
          <w:szCs w:val="18"/>
        </w:rPr>
        <w:t>(3</w:t>
      </w:r>
      <w:r w:rsidRPr="00CC6142">
        <w:rPr>
          <w:rFonts w:ascii="Arial"/>
          <w:sz w:val="18"/>
          <w:szCs w:val="18"/>
          <w:vertAlign w:val="superscript"/>
        </w:rPr>
        <w:t>rd</w:t>
      </w:r>
      <w:r w:rsidRPr="00CC6142">
        <w:rPr>
          <w:rFonts w:ascii="Arial"/>
          <w:spacing w:val="14"/>
          <w:sz w:val="18"/>
          <w:szCs w:val="18"/>
        </w:rPr>
        <w:t xml:space="preserve"> </w:t>
      </w:r>
      <w:r w:rsidRPr="00CC6142">
        <w:rPr>
          <w:rFonts w:ascii="Arial"/>
          <w:sz w:val="18"/>
          <w:szCs w:val="18"/>
        </w:rPr>
        <w:t>level</w:t>
      </w:r>
      <w:r w:rsidRPr="00CC6142">
        <w:rPr>
          <w:rFonts w:ascii="Arial"/>
          <w:spacing w:val="13"/>
          <w:sz w:val="18"/>
          <w:szCs w:val="18"/>
        </w:rPr>
        <w:t xml:space="preserve"> </w:t>
      </w:r>
      <w:r w:rsidRPr="00CC6142">
        <w:rPr>
          <w:rFonts w:ascii="Arial"/>
          <w:sz w:val="18"/>
          <w:szCs w:val="18"/>
        </w:rPr>
        <w:t>National</w:t>
      </w:r>
      <w:r w:rsidRPr="00CC6142">
        <w:rPr>
          <w:rFonts w:ascii="Arial"/>
          <w:spacing w:val="14"/>
          <w:sz w:val="18"/>
          <w:szCs w:val="18"/>
        </w:rPr>
        <w:t xml:space="preserve"> </w:t>
      </w:r>
      <w:proofErr w:type="spellStart"/>
      <w:r w:rsidRPr="00CC6142">
        <w:rPr>
          <w:rFonts w:ascii="Arial"/>
          <w:sz w:val="18"/>
          <w:szCs w:val="18"/>
        </w:rPr>
        <w:t>Licence</w:t>
      </w:r>
      <w:proofErr w:type="spellEnd"/>
      <w:r w:rsidRPr="00CC6142">
        <w:rPr>
          <w:rFonts w:ascii="Arial"/>
          <w:sz w:val="18"/>
          <w:szCs w:val="18"/>
        </w:rPr>
        <w:t>)</w:t>
      </w:r>
      <w:r w:rsidRPr="00CC6142">
        <w:rPr>
          <w:rFonts w:ascii="Arial"/>
          <w:spacing w:val="15"/>
          <w:sz w:val="18"/>
          <w:szCs w:val="18"/>
        </w:rPr>
        <w:t xml:space="preserve"> </w:t>
      </w:r>
      <w:r w:rsidRPr="00CC6142">
        <w:rPr>
          <w:rFonts w:ascii="Arial"/>
          <w:sz w:val="18"/>
          <w:szCs w:val="18"/>
        </w:rPr>
        <w:t>and</w:t>
      </w:r>
      <w:r w:rsidRPr="00CC6142">
        <w:rPr>
          <w:rFonts w:ascii="Arial"/>
          <w:spacing w:val="16"/>
          <w:sz w:val="18"/>
          <w:szCs w:val="18"/>
        </w:rPr>
        <w:t xml:space="preserve"> </w:t>
      </w:r>
      <w:r w:rsidRPr="00CC6142">
        <w:rPr>
          <w:rFonts w:ascii="Arial"/>
          <w:sz w:val="18"/>
          <w:szCs w:val="18"/>
        </w:rPr>
        <w:t>Skiing.</w:t>
      </w:r>
      <w:r w:rsidRPr="00CC6142">
        <w:rPr>
          <w:rFonts w:ascii="Arial"/>
          <w:spacing w:val="14"/>
          <w:sz w:val="18"/>
          <w:szCs w:val="18"/>
        </w:rPr>
        <w:t xml:space="preserve"> </w:t>
      </w:r>
    </w:p>
    <w:p w14:paraId="66B68FE5" w14:textId="0D88F6DE" w:rsidR="002F3054" w:rsidRDefault="00B72376" w:rsidP="00F35EDF">
      <w:pPr>
        <w:spacing w:before="160"/>
        <w:ind w:left="828" w:right="828"/>
        <w:rPr>
          <w:rFonts w:ascii="Arial"/>
          <w:sz w:val="18"/>
          <w:szCs w:val="18"/>
        </w:rPr>
      </w:pPr>
      <w:r w:rsidRPr="00970E0A">
        <w:rPr>
          <w:rFonts w:ascii="Arial"/>
          <w:b/>
          <w:sz w:val="18"/>
          <w:szCs w:val="18"/>
        </w:rPr>
        <w:t>Hobbies</w:t>
      </w:r>
      <w:r w:rsidRPr="00970E0A">
        <w:rPr>
          <w:rFonts w:ascii="Arial"/>
          <w:i/>
          <w:sz w:val="18"/>
          <w:szCs w:val="18"/>
        </w:rPr>
        <w:t>:</w:t>
      </w:r>
      <w:r w:rsidRPr="00970E0A">
        <w:rPr>
          <w:rFonts w:ascii="Arial"/>
          <w:i/>
          <w:spacing w:val="14"/>
          <w:sz w:val="18"/>
          <w:szCs w:val="18"/>
        </w:rPr>
        <w:t xml:space="preserve"> </w:t>
      </w:r>
      <w:r w:rsidRPr="00970E0A">
        <w:rPr>
          <w:rFonts w:ascii="Arial"/>
          <w:sz w:val="18"/>
          <w:szCs w:val="18"/>
        </w:rPr>
        <w:t>Guitar,</w:t>
      </w:r>
      <w:r w:rsidRPr="00970E0A">
        <w:rPr>
          <w:rFonts w:ascii="Arial"/>
          <w:spacing w:val="14"/>
          <w:sz w:val="18"/>
          <w:szCs w:val="18"/>
        </w:rPr>
        <w:t xml:space="preserve"> </w:t>
      </w:r>
      <w:r w:rsidRPr="00970E0A">
        <w:rPr>
          <w:rFonts w:ascii="Arial"/>
          <w:sz w:val="18"/>
          <w:szCs w:val="18"/>
        </w:rPr>
        <w:t>Photography</w:t>
      </w:r>
    </w:p>
    <w:p w14:paraId="5A735526" w14:textId="4243FAA9" w:rsidR="00970E0A" w:rsidRPr="00970E0A" w:rsidRDefault="00970E0A" w:rsidP="00F35EDF">
      <w:pPr>
        <w:spacing w:before="160"/>
        <w:ind w:left="828" w:right="828"/>
        <w:rPr>
          <w:rFonts w:ascii="Arial"/>
          <w:sz w:val="18"/>
          <w:szCs w:val="18"/>
        </w:rPr>
      </w:pPr>
      <w:r>
        <w:rPr>
          <w:rFonts w:ascii="Arial"/>
          <w:b/>
          <w:sz w:val="18"/>
          <w:szCs w:val="18"/>
        </w:rPr>
        <w:t>Interests:</w:t>
      </w:r>
      <w:r>
        <w:rPr>
          <w:rFonts w:ascii="Courier New"/>
        </w:rPr>
        <w:t xml:space="preserve"> </w:t>
      </w:r>
      <w:r w:rsidRPr="00970E0A">
        <w:rPr>
          <w:rFonts w:ascii="Arial"/>
          <w:sz w:val="18"/>
          <w:szCs w:val="18"/>
        </w:rPr>
        <w:t>Good practice in coding and development. Co-</w:t>
      </w:r>
      <w:proofErr w:type="spellStart"/>
      <w:r w:rsidRPr="00970E0A">
        <w:rPr>
          <w:rFonts w:ascii="Arial"/>
          <w:sz w:val="18"/>
          <w:szCs w:val="18"/>
        </w:rPr>
        <w:t>organiser</w:t>
      </w:r>
      <w:proofErr w:type="spellEnd"/>
      <w:r w:rsidRPr="00970E0A">
        <w:rPr>
          <w:rFonts w:ascii="Arial"/>
          <w:sz w:val="18"/>
          <w:szCs w:val="18"/>
        </w:rPr>
        <w:t xml:space="preserve"> of internal seminars about good practice in coding and tutorials for </w:t>
      </w:r>
      <w:proofErr w:type="spellStart"/>
      <w:r w:rsidRPr="00970E0A">
        <w:rPr>
          <w:rFonts w:ascii="Arial"/>
          <w:sz w:val="18"/>
          <w:szCs w:val="18"/>
        </w:rPr>
        <w:t>FEniCSx</w:t>
      </w:r>
      <w:proofErr w:type="spellEnd"/>
      <w:r w:rsidRPr="00970E0A">
        <w:rPr>
          <w:rFonts w:ascii="Arial"/>
          <w:sz w:val="18"/>
          <w:szCs w:val="18"/>
        </w:rPr>
        <w:t>.</w:t>
      </w:r>
    </w:p>
    <w:sectPr w:rsidR="00970E0A" w:rsidRPr="00970E0A" w:rsidSect="00F35EDF">
      <w:footerReference w:type="default" r:id="rId24"/>
      <w:pgSz w:w="11910" w:h="16840"/>
      <w:pgMar w:top="1340" w:right="0" w:bottom="28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4D1CF9" w14:textId="77777777" w:rsidR="003D5629" w:rsidRDefault="003D5629">
      <w:r>
        <w:separator/>
      </w:r>
    </w:p>
  </w:endnote>
  <w:endnote w:type="continuationSeparator" w:id="0">
    <w:p w14:paraId="61591301" w14:textId="77777777" w:rsidR="003D5629" w:rsidRDefault="003D5629">
      <w:r>
        <w:continuationSeparator/>
      </w:r>
    </w:p>
  </w:endnote>
  <w:endnote w:type="continuationNotice" w:id="1">
    <w:p w14:paraId="3F36FFDC" w14:textId="77777777" w:rsidR="003D5629" w:rsidRDefault="003D56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B667D9" w14:textId="1F6E8E6B" w:rsidR="00BE2E05" w:rsidRDefault="00BE2E05">
    <w:pPr>
      <w:pStyle w:val="Corpsdetexte"/>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D46AC7" w14:textId="77777777" w:rsidR="003D5629" w:rsidRDefault="003D5629">
      <w:r>
        <w:separator/>
      </w:r>
    </w:p>
  </w:footnote>
  <w:footnote w:type="continuationSeparator" w:id="0">
    <w:p w14:paraId="1020EBAA" w14:textId="77777777" w:rsidR="003D5629" w:rsidRDefault="003D5629">
      <w:r>
        <w:continuationSeparator/>
      </w:r>
    </w:p>
  </w:footnote>
  <w:footnote w:type="continuationNotice" w:id="1">
    <w:p w14:paraId="72BF8003" w14:textId="77777777" w:rsidR="003D5629" w:rsidRDefault="003D562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D66F2"/>
    <w:multiLevelType w:val="hybridMultilevel"/>
    <w:tmpl w:val="60F895D4"/>
    <w:lvl w:ilvl="0" w:tplc="8440FBB2">
      <w:numFmt w:val="bullet"/>
      <w:lvlText w:val="•"/>
      <w:lvlJc w:val="left"/>
      <w:pPr>
        <w:ind w:left="322" w:hanging="273"/>
      </w:pPr>
      <w:rPr>
        <w:rFonts w:ascii="Arial" w:eastAsia="Arial" w:hAnsi="Arial" w:cs="Arial" w:hint="default"/>
        <w:b w:val="0"/>
        <w:bCs w:val="0"/>
        <w:i w:val="0"/>
        <w:iCs w:val="0"/>
        <w:color w:val="111111"/>
        <w:w w:val="107"/>
        <w:sz w:val="20"/>
        <w:szCs w:val="20"/>
      </w:rPr>
    </w:lvl>
    <w:lvl w:ilvl="1" w:tplc="98B00540">
      <w:numFmt w:val="bullet"/>
      <w:lvlText w:val="•"/>
      <w:lvlJc w:val="left"/>
      <w:pPr>
        <w:ind w:left="960" w:hanging="273"/>
      </w:pPr>
      <w:rPr>
        <w:rFonts w:hint="default"/>
      </w:rPr>
    </w:lvl>
    <w:lvl w:ilvl="2" w:tplc="BF7EB50E">
      <w:numFmt w:val="bullet"/>
      <w:lvlText w:val="•"/>
      <w:lvlJc w:val="left"/>
      <w:pPr>
        <w:ind w:left="1601" w:hanging="273"/>
      </w:pPr>
      <w:rPr>
        <w:rFonts w:hint="default"/>
      </w:rPr>
    </w:lvl>
    <w:lvl w:ilvl="3" w:tplc="4A40084C">
      <w:numFmt w:val="bullet"/>
      <w:lvlText w:val="•"/>
      <w:lvlJc w:val="left"/>
      <w:pPr>
        <w:ind w:left="2241" w:hanging="273"/>
      </w:pPr>
      <w:rPr>
        <w:rFonts w:hint="default"/>
      </w:rPr>
    </w:lvl>
    <w:lvl w:ilvl="4" w:tplc="A932841E">
      <w:numFmt w:val="bullet"/>
      <w:lvlText w:val="•"/>
      <w:lvlJc w:val="left"/>
      <w:pPr>
        <w:ind w:left="2882" w:hanging="273"/>
      </w:pPr>
      <w:rPr>
        <w:rFonts w:hint="default"/>
      </w:rPr>
    </w:lvl>
    <w:lvl w:ilvl="5" w:tplc="0B1A5B38">
      <w:numFmt w:val="bullet"/>
      <w:lvlText w:val="•"/>
      <w:lvlJc w:val="left"/>
      <w:pPr>
        <w:ind w:left="3522" w:hanging="273"/>
      </w:pPr>
      <w:rPr>
        <w:rFonts w:hint="default"/>
      </w:rPr>
    </w:lvl>
    <w:lvl w:ilvl="6" w:tplc="E97CBD78">
      <w:numFmt w:val="bullet"/>
      <w:lvlText w:val="•"/>
      <w:lvlJc w:val="left"/>
      <w:pPr>
        <w:ind w:left="4163" w:hanging="273"/>
      </w:pPr>
      <w:rPr>
        <w:rFonts w:hint="default"/>
      </w:rPr>
    </w:lvl>
    <w:lvl w:ilvl="7" w:tplc="587E5B3C">
      <w:numFmt w:val="bullet"/>
      <w:lvlText w:val="•"/>
      <w:lvlJc w:val="left"/>
      <w:pPr>
        <w:ind w:left="4803" w:hanging="273"/>
      </w:pPr>
      <w:rPr>
        <w:rFonts w:hint="default"/>
      </w:rPr>
    </w:lvl>
    <w:lvl w:ilvl="8" w:tplc="64BAB860">
      <w:numFmt w:val="bullet"/>
      <w:lvlText w:val="•"/>
      <w:lvlJc w:val="left"/>
      <w:pPr>
        <w:ind w:left="5444" w:hanging="273"/>
      </w:pPr>
      <w:rPr>
        <w:rFonts w:hint="default"/>
      </w:rPr>
    </w:lvl>
  </w:abstractNum>
  <w:abstractNum w:abstractNumId="1" w15:restartNumberingAfterBreak="0">
    <w:nsid w:val="0FA9672A"/>
    <w:multiLevelType w:val="hybridMultilevel"/>
    <w:tmpl w:val="FD82F73A"/>
    <w:lvl w:ilvl="0" w:tplc="0EFE8AC6">
      <w:numFmt w:val="bullet"/>
      <w:lvlText w:val="•"/>
      <w:lvlJc w:val="left"/>
      <w:pPr>
        <w:ind w:left="322" w:hanging="273"/>
      </w:pPr>
      <w:rPr>
        <w:rFonts w:ascii="Arial" w:eastAsia="Arial" w:hAnsi="Arial" w:cs="Arial" w:hint="default"/>
        <w:b w:val="0"/>
        <w:bCs w:val="0"/>
        <w:i w:val="0"/>
        <w:iCs w:val="0"/>
        <w:color w:val="111111"/>
        <w:w w:val="105"/>
        <w:sz w:val="20"/>
        <w:szCs w:val="20"/>
      </w:rPr>
    </w:lvl>
    <w:lvl w:ilvl="1" w:tplc="4B6CD01C">
      <w:numFmt w:val="bullet"/>
      <w:lvlText w:val="•"/>
      <w:lvlJc w:val="left"/>
      <w:pPr>
        <w:ind w:left="965" w:hanging="273"/>
      </w:pPr>
      <w:rPr>
        <w:rFonts w:hint="default"/>
      </w:rPr>
    </w:lvl>
    <w:lvl w:ilvl="2" w:tplc="6072533A">
      <w:numFmt w:val="bullet"/>
      <w:lvlText w:val="•"/>
      <w:lvlJc w:val="left"/>
      <w:pPr>
        <w:ind w:left="1611" w:hanging="273"/>
      </w:pPr>
      <w:rPr>
        <w:rFonts w:hint="default"/>
      </w:rPr>
    </w:lvl>
    <w:lvl w:ilvl="3" w:tplc="54FA5A08">
      <w:numFmt w:val="bullet"/>
      <w:lvlText w:val="•"/>
      <w:lvlJc w:val="left"/>
      <w:pPr>
        <w:ind w:left="2257" w:hanging="273"/>
      </w:pPr>
      <w:rPr>
        <w:rFonts w:hint="default"/>
      </w:rPr>
    </w:lvl>
    <w:lvl w:ilvl="4" w:tplc="37341256">
      <w:numFmt w:val="bullet"/>
      <w:lvlText w:val="•"/>
      <w:lvlJc w:val="left"/>
      <w:pPr>
        <w:ind w:left="2902" w:hanging="273"/>
      </w:pPr>
      <w:rPr>
        <w:rFonts w:hint="default"/>
      </w:rPr>
    </w:lvl>
    <w:lvl w:ilvl="5" w:tplc="AC665FD8">
      <w:numFmt w:val="bullet"/>
      <w:lvlText w:val="•"/>
      <w:lvlJc w:val="left"/>
      <w:pPr>
        <w:ind w:left="3548" w:hanging="273"/>
      </w:pPr>
      <w:rPr>
        <w:rFonts w:hint="default"/>
      </w:rPr>
    </w:lvl>
    <w:lvl w:ilvl="6" w:tplc="548017C0">
      <w:numFmt w:val="bullet"/>
      <w:lvlText w:val="•"/>
      <w:lvlJc w:val="left"/>
      <w:pPr>
        <w:ind w:left="4194" w:hanging="273"/>
      </w:pPr>
      <w:rPr>
        <w:rFonts w:hint="default"/>
      </w:rPr>
    </w:lvl>
    <w:lvl w:ilvl="7" w:tplc="61928CE8">
      <w:numFmt w:val="bullet"/>
      <w:lvlText w:val="•"/>
      <w:lvlJc w:val="left"/>
      <w:pPr>
        <w:ind w:left="4839" w:hanging="273"/>
      </w:pPr>
      <w:rPr>
        <w:rFonts w:hint="default"/>
      </w:rPr>
    </w:lvl>
    <w:lvl w:ilvl="8" w:tplc="07E2E592">
      <w:numFmt w:val="bullet"/>
      <w:lvlText w:val="•"/>
      <w:lvlJc w:val="left"/>
      <w:pPr>
        <w:ind w:left="5485" w:hanging="273"/>
      </w:pPr>
      <w:rPr>
        <w:rFonts w:hint="default"/>
      </w:rPr>
    </w:lvl>
  </w:abstractNum>
  <w:abstractNum w:abstractNumId="2" w15:restartNumberingAfterBreak="0">
    <w:nsid w:val="160903B1"/>
    <w:multiLevelType w:val="hybridMultilevel"/>
    <w:tmpl w:val="B616E71E"/>
    <w:lvl w:ilvl="0" w:tplc="E8EE7AF0">
      <w:numFmt w:val="bullet"/>
      <w:lvlText w:val="•"/>
      <w:lvlJc w:val="left"/>
      <w:pPr>
        <w:ind w:left="1239" w:hanging="297"/>
      </w:pPr>
      <w:rPr>
        <w:rFonts w:ascii="Times New Roman" w:eastAsia="Times New Roman" w:hAnsi="Times New Roman" w:cs="Times New Roman" w:hint="default"/>
        <w:b w:val="0"/>
        <w:bCs w:val="0"/>
        <w:i w:val="0"/>
        <w:iCs w:val="0"/>
        <w:color w:val="0F0F0E"/>
        <w:w w:val="108"/>
        <w:sz w:val="21"/>
        <w:szCs w:val="21"/>
      </w:rPr>
    </w:lvl>
    <w:lvl w:ilvl="1" w:tplc="C004DD38">
      <w:numFmt w:val="bullet"/>
      <w:lvlText w:val="•"/>
      <w:lvlJc w:val="left"/>
      <w:pPr>
        <w:ind w:left="2306" w:hanging="297"/>
      </w:pPr>
      <w:rPr>
        <w:rFonts w:hint="default"/>
      </w:rPr>
    </w:lvl>
    <w:lvl w:ilvl="2" w:tplc="42EA9EC2">
      <w:numFmt w:val="bullet"/>
      <w:lvlText w:val="•"/>
      <w:lvlJc w:val="left"/>
      <w:pPr>
        <w:ind w:left="3373" w:hanging="297"/>
      </w:pPr>
      <w:rPr>
        <w:rFonts w:hint="default"/>
      </w:rPr>
    </w:lvl>
    <w:lvl w:ilvl="3" w:tplc="EF4CC502">
      <w:numFmt w:val="bullet"/>
      <w:lvlText w:val="•"/>
      <w:lvlJc w:val="left"/>
      <w:pPr>
        <w:ind w:left="4439" w:hanging="297"/>
      </w:pPr>
      <w:rPr>
        <w:rFonts w:hint="default"/>
      </w:rPr>
    </w:lvl>
    <w:lvl w:ilvl="4" w:tplc="8F0E869E">
      <w:numFmt w:val="bullet"/>
      <w:lvlText w:val="•"/>
      <w:lvlJc w:val="left"/>
      <w:pPr>
        <w:ind w:left="5506" w:hanging="297"/>
      </w:pPr>
      <w:rPr>
        <w:rFonts w:hint="default"/>
      </w:rPr>
    </w:lvl>
    <w:lvl w:ilvl="5" w:tplc="C7266F5A">
      <w:numFmt w:val="bullet"/>
      <w:lvlText w:val="•"/>
      <w:lvlJc w:val="left"/>
      <w:pPr>
        <w:ind w:left="6572" w:hanging="297"/>
      </w:pPr>
      <w:rPr>
        <w:rFonts w:hint="default"/>
      </w:rPr>
    </w:lvl>
    <w:lvl w:ilvl="6" w:tplc="6CD6EECA">
      <w:numFmt w:val="bullet"/>
      <w:lvlText w:val="•"/>
      <w:lvlJc w:val="left"/>
      <w:pPr>
        <w:ind w:left="7639" w:hanging="297"/>
      </w:pPr>
      <w:rPr>
        <w:rFonts w:hint="default"/>
      </w:rPr>
    </w:lvl>
    <w:lvl w:ilvl="7" w:tplc="55949832">
      <w:numFmt w:val="bullet"/>
      <w:lvlText w:val="•"/>
      <w:lvlJc w:val="left"/>
      <w:pPr>
        <w:ind w:left="8705" w:hanging="297"/>
      </w:pPr>
      <w:rPr>
        <w:rFonts w:hint="default"/>
      </w:rPr>
    </w:lvl>
    <w:lvl w:ilvl="8" w:tplc="4EF8D6E6">
      <w:numFmt w:val="bullet"/>
      <w:lvlText w:val="•"/>
      <w:lvlJc w:val="left"/>
      <w:pPr>
        <w:ind w:left="9772" w:hanging="297"/>
      </w:pPr>
      <w:rPr>
        <w:rFonts w:hint="default"/>
      </w:rPr>
    </w:lvl>
  </w:abstractNum>
  <w:abstractNum w:abstractNumId="3" w15:restartNumberingAfterBreak="0">
    <w:nsid w:val="168F269C"/>
    <w:multiLevelType w:val="hybridMultilevel"/>
    <w:tmpl w:val="DCF4059A"/>
    <w:lvl w:ilvl="0" w:tplc="5CF0DA7A">
      <w:numFmt w:val="bullet"/>
      <w:lvlText w:val="•"/>
      <w:lvlJc w:val="left"/>
      <w:pPr>
        <w:ind w:left="348" w:hanging="289"/>
      </w:pPr>
      <w:rPr>
        <w:rFonts w:ascii="Arial" w:eastAsia="Arial" w:hAnsi="Arial" w:cs="Arial" w:hint="default"/>
        <w:b w:val="0"/>
        <w:bCs w:val="0"/>
        <w:i w:val="0"/>
        <w:iCs w:val="0"/>
        <w:color w:val="11110F"/>
        <w:w w:val="106"/>
        <w:sz w:val="20"/>
        <w:szCs w:val="20"/>
      </w:rPr>
    </w:lvl>
    <w:lvl w:ilvl="1" w:tplc="2B50EDA6">
      <w:numFmt w:val="bullet"/>
      <w:lvlText w:val="•"/>
      <w:lvlJc w:val="left"/>
      <w:pPr>
        <w:ind w:left="982" w:hanging="289"/>
      </w:pPr>
      <w:rPr>
        <w:rFonts w:hint="default"/>
      </w:rPr>
    </w:lvl>
    <w:lvl w:ilvl="2" w:tplc="794CD3AE">
      <w:numFmt w:val="bullet"/>
      <w:lvlText w:val="•"/>
      <w:lvlJc w:val="left"/>
      <w:pPr>
        <w:ind w:left="1625" w:hanging="289"/>
      </w:pPr>
      <w:rPr>
        <w:rFonts w:hint="default"/>
      </w:rPr>
    </w:lvl>
    <w:lvl w:ilvl="3" w:tplc="4E26841E">
      <w:numFmt w:val="bullet"/>
      <w:lvlText w:val="•"/>
      <w:lvlJc w:val="left"/>
      <w:pPr>
        <w:ind w:left="2268" w:hanging="289"/>
      </w:pPr>
      <w:rPr>
        <w:rFonts w:hint="default"/>
      </w:rPr>
    </w:lvl>
    <w:lvl w:ilvl="4" w:tplc="0742B626">
      <w:numFmt w:val="bullet"/>
      <w:lvlText w:val="•"/>
      <w:lvlJc w:val="left"/>
      <w:pPr>
        <w:ind w:left="2911" w:hanging="289"/>
      </w:pPr>
      <w:rPr>
        <w:rFonts w:hint="default"/>
      </w:rPr>
    </w:lvl>
    <w:lvl w:ilvl="5" w:tplc="5058A70E">
      <w:numFmt w:val="bullet"/>
      <w:lvlText w:val="•"/>
      <w:lvlJc w:val="left"/>
      <w:pPr>
        <w:ind w:left="3554" w:hanging="289"/>
      </w:pPr>
      <w:rPr>
        <w:rFonts w:hint="default"/>
      </w:rPr>
    </w:lvl>
    <w:lvl w:ilvl="6" w:tplc="3B9664B6">
      <w:numFmt w:val="bullet"/>
      <w:lvlText w:val="•"/>
      <w:lvlJc w:val="left"/>
      <w:pPr>
        <w:ind w:left="4197" w:hanging="289"/>
      </w:pPr>
      <w:rPr>
        <w:rFonts w:hint="default"/>
      </w:rPr>
    </w:lvl>
    <w:lvl w:ilvl="7" w:tplc="269EC7A4">
      <w:numFmt w:val="bullet"/>
      <w:lvlText w:val="•"/>
      <w:lvlJc w:val="left"/>
      <w:pPr>
        <w:ind w:left="4840" w:hanging="289"/>
      </w:pPr>
      <w:rPr>
        <w:rFonts w:hint="default"/>
      </w:rPr>
    </w:lvl>
    <w:lvl w:ilvl="8" w:tplc="847E4F24">
      <w:numFmt w:val="bullet"/>
      <w:lvlText w:val="•"/>
      <w:lvlJc w:val="left"/>
      <w:pPr>
        <w:ind w:left="5483" w:hanging="289"/>
      </w:pPr>
      <w:rPr>
        <w:rFonts w:hint="default"/>
      </w:rPr>
    </w:lvl>
  </w:abstractNum>
  <w:abstractNum w:abstractNumId="4" w15:restartNumberingAfterBreak="0">
    <w:nsid w:val="1C807F1E"/>
    <w:multiLevelType w:val="hybridMultilevel"/>
    <w:tmpl w:val="0FDA5FF6"/>
    <w:lvl w:ilvl="0" w:tplc="C43CC1D4">
      <w:numFmt w:val="bullet"/>
      <w:lvlText w:val="•"/>
      <w:lvlJc w:val="left"/>
      <w:pPr>
        <w:ind w:left="327" w:hanging="273"/>
      </w:pPr>
      <w:rPr>
        <w:rFonts w:ascii="Arial" w:eastAsia="Arial" w:hAnsi="Arial" w:cs="Arial" w:hint="default"/>
        <w:b w:val="0"/>
        <w:bCs w:val="0"/>
        <w:i w:val="0"/>
        <w:iCs w:val="0"/>
        <w:color w:val="111111"/>
        <w:w w:val="99"/>
        <w:sz w:val="20"/>
        <w:szCs w:val="20"/>
      </w:rPr>
    </w:lvl>
    <w:lvl w:ilvl="1" w:tplc="581ED2AA">
      <w:numFmt w:val="bullet"/>
      <w:lvlText w:val="•"/>
      <w:lvlJc w:val="left"/>
      <w:pPr>
        <w:ind w:left="960" w:hanging="273"/>
      </w:pPr>
      <w:rPr>
        <w:rFonts w:hint="default"/>
      </w:rPr>
    </w:lvl>
    <w:lvl w:ilvl="2" w:tplc="5C9638DC">
      <w:numFmt w:val="bullet"/>
      <w:lvlText w:val="•"/>
      <w:lvlJc w:val="left"/>
      <w:pPr>
        <w:ind w:left="1601" w:hanging="273"/>
      </w:pPr>
      <w:rPr>
        <w:rFonts w:hint="default"/>
      </w:rPr>
    </w:lvl>
    <w:lvl w:ilvl="3" w:tplc="E2021AD6">
      <w:numFmt w:val="bullet"/>
      <w:lvlText w:val="•"/>
      <w:lvlJc w:val="left"/>
      <w:pPr>
        <w:ind w:left="2241" w:hanging="273"/>
      </w:pPr>
      <w:rPr>
        <w:rFonts w:hint="default"/>
      </w:rPr>
    </w:lvl>
    <w:lvl w:ilvl="4" w:tplc="CFA8E636">
      <w:numFmt w:val="bullet"/>
      <w:lvlText w:val="•"/>
      <w:lvlJc w:val="left"/>
      <w:pPr>
        <w:ind w:left="2882" w:hanging="273"/>
      </w:pPr>
      <w:rPr>
        <w:rFonts w:hint="default"/>
      </w:rPr>
    </w:lvl>
    <w:lvl w:ilvl="5" w:tplc="684C918A">
      <w:numFmt w:val="bullet"/>
      <w:lvlText w:val="•"/>
      <w:lvlJc w:val="left"/>
      <w:pPr>
        <w:ind w:left="3522" w:hanging="273"/>
      </w:pPr>
      <w:rPr>
        <w:rFonts w:hint="default"/>
      </w:rPr>
    </w:lvl>
    <w:lvl w:ilvl="6" w:tplc="C90A0C5E">
      <w:numFmt w:val="bullet"/>
      <w:lvlText w:val="•"/>
      <w:lvlJc w:val="left"/>
      <w:pPr>
        <w:ind w:left="4163" w:hanging="273"/>
      </w:pPr>
      <w:rPr>
        <w:rFonts w:hint="default"/>
      </w:rPr>
    </w:lvl>
    <w:lvl w:ilvl="7" w:tplc="EAC05948">
      <w:numFmt w:val="bullet"/>
      <w:lvlText w:val="•"/>
      <w:lvlJc w:val="left"/>
      <w:pPr>
        <w:ind w:left="4803" w:hanging="273"/>
      </w:pPr>
      <w:rPr>
        <w:rFonts w:hint="default"/>
      </w:rPr>
    </w:lvl>
    <w:lvl w:ilvl="8" w:tplc="7C4CFED4">
      <w:numFmt w:val="bullet"/>
      <w:lvlText w:val="•"/>
      <w:lvlJc w:val="left"/>
      <w:pPr>
        <w:ind w:left="5444" w:hanging="273"/>
      </w:pPr>
      <w:rPr>
        <w:rFonts w:hint="default"/>
      </w:rPr>
    </w:lvl>
  </w:abstractNum>
  <w:abstractNum w:abstractNumId="5" w15:restartNumberingAfterBreak="0">
    <w:nsid w:val="1FE67A75"/>
    <w:multiLevelType w:val="multilevel"/>
    <w:tmpl w:val="6636A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F2B9C"/>
    <w:multiLevelType w:val="hybridMultilevel"/>
    <w:tmpl w:val="96D4EBC2"/>
    <w:lvl w:ilvl="0" w:tplc="07A6CD3C">
      <w:numFmt w:val="bullet"/>
      <w:lvlText w:val="•"/>
      <w:lvlJc w:val="left"/>
      <w:pPr>
        <w:ind w:left="415" w:hanging="366"/>
      </w:pPr>
      <w:rPr>
        <w:rFonts w:ascii="Arial" w:eastAsia="Arial" w:hAnsi="Arial" w:cs="Arial" w:hint="default"/>
        <w:b w:val="0"/>
        <w:bCs w:val="0"/>
        <w:i w:val="0"/>
        <w:iCs w:val="0"/>
        <w:color w:val="11110F"/>
        <w:w w:val="95"/>
        <w:sz w:val="20"/>
        <w:szCs w:val="20"/>
      </w:rPr>
    </w:lvl>
    <w:lvl w:ilvl="1" w:tplc="24C895C8">
      <w:numFmt w:val="bullet"/>
      <w:lvlText w:val="•"/>
      <w:lvlJc w:val="left"/>
      <w:pPr>
        <w:ind w:left="1054" w:hanging="366"/>
      </w:pPr>
      <w:rPr>
        <w:rFonts w:hint="default"/>
      </w:rPr>
    </w:lvl>
    <w:lvl w:ilvl="2" w:tplc="9A52E782">
      <w:numFmt w:val="bullet"/>
      <w:lvlText w:val="•"/>
      <w:lvlJc w:val="left"/>
      <w:pPr>
        <w:ind w:left="1689" w:hanging="366"/>
      </w:pPr>
      <w:rPr>
        <w:rFonts w:hint="default"/>
      </w:rPr>
    </w:lvl>
    <w:lvl w:ilvl="3" w:tplc="0B006FB0">
      <w:numFmt w:val="bullet"/>
      <w:lvlText w:val="•"/>
      <w:lvlJc w:val="left"/>
      <w:pPr>
        <w:ind w:left="2324" w:hanging="366"/>
      </w:pPr>
      <w:rPr>
        <w:rFonts w:hint="default"/>
      </w:rPr>
    </w:lvl>
    <w:lvl w:ilvl="4" w:tplc="3384BAA4">
      <w:numFmt w:val="bullet"/>
      <w:lvlText w:val="•"/>
      <w:lvlJc w:val="left"/>
      <w:pPr>
        <w:ind w:left="2959" w:hanging="366"/>
      </w:pPr>
      <w:rPr>
        <w:rFonts w:hint="default"/>
      </w:rPr>
    </w:lvl>
    <w:lvl w:ilvl="5" w:tplc="B186D770">
      <w:numFmt w:val="bullet"/>
      <w:lvlText w:val="•"/>
      <w:lvlJc w:val="left"/>
      <w:pPr>
        <w:ind w:left="3594" w:hanging="366"/>
      </w:pPr>
      <w:rPr>
        <w:rFonts w:hint="default"/>
      </w:rPr>
    </w:lvl>
    <w:lvl w:ilvl="6" w:tplc="7EFE79CC">
      <w:numFmt w:val="bullet"/>
      <w:lvlText w:val="•"/>
      <w:lvlJc w:val="left"/>
      <w:pPr>
        <w:ind w:left="4229" w:hanging="366"/>
      </w:pPr>
      <w:rPr>
        <w:rFonts w:hint="default"/>
      </w:rPr>
    </w:lvl>
    <w:lvl w:ilvl="7" w:tplc="F57C1D32">
      <w:numFmt w:val="bullet"/>
      <w:lvlText w:val="•"/>
      <w:lvlJc w:val="left"/>
      <w:pPr>
        <w:ind w:left="4864" w:hanging="366"/>
      </w:pPr>
      <w:rPr>
        <w:rFonts w:hint="default"/>
      </w:rPr>
    </w:lvl>
    <w:lvl w:ilvl="8" w:tplc="8F60DBCC">
      <w:numFmt w:val="bullet"/>
      <w:lvlText w:val="•"/>
      <w:lvlJc w:val="left"/>
      <w:pPr>
        <w:ind w:left="5499" w:hanging="366"/>
      </w:pPr>
      <w:rPr>
        <w:rFonts w:hint="default"/>
      </w:rPr>
    </w:lvl>
  </w:abstractNum>
  <w:abstractNum w:abstractNumId="7" w15:restartNumberingAfterBreak="0">
    <w:nsid w:val="254B5C55"/>
    <w:multiLevelType w:val="hybridMultilevel"/>
    <w:tmpl w:val="E2101A4C"/>
    <w:lvl w:ilvl="0" w:tplc="16481628">
      <w:numFmt w:val="bullet"/>
      <w:lvlText w:val="•"/>
      <w:lvlJc w:val="left"/>
      <w:pPr>
        <w:ind w:left="327" w:hanging="273"/>
      </w:pPr>
      <w:rPr>
        <w:rFonts w:ascii="Arial" w:eastAsia="Arial" w:hAnsi="Arial" w:cs="Arial" w:hint="default"/>
        <w:b w:val="0"/>
        <w:bCs w:val="0"/>
        <w:i w:val="0"/>
        <w:iCs w:val="0"/>
        <w:color w:val="111111"/>
        <w:w w:val="106"/>
        <w:sz w:val="20"/>
        <w:szCs w:val="20"/>
      </w:rPr>
    </w:lvl>
    <w:lvl w:ilvl="1" w:tplc="5D18F4DE">
      <w:numFmt w:val="bullet"/>
      <w:lvlText w:val="•"/>
      <w:lvlJc w:val="left"/>
      <w:pPr>
        <w:ind w:left="960" w:hanging="273"/>
      </w:pPr>
      <w:rPr>
        <w:rFonts w:hint="default"/>
      </w:rPr>
    </w:lvl>
    <w:lvl w:ilvl="2" w:tplc="7D801A7C">
      <w:numFmt w:val="bullet"/>
      <w:lvlText w:val="•"/>
      <w:lvlJc w:val="left"/>
      <w:pPr>
        <w:ind w:left="1601" w:hanging="273"/>
      </w:pPr>
      <w:rPr>
        <w:rFonts w:hint="default"/>
      </w:rPr>
    </w:lvl>
    <w:lvl w:ilvl="3" w:tplc="51488B2C">
      <w:numFmt w:val="bullet"/>
      <w:lvlText w:val="•"/>
      <w:lvlJc w:val="left"/>
      <w:pPr>
        <w:ind w:left="2241" w:hanging="273"/>
      </w:pPr>
      <w:rPr>
        <w:rFonts w:hint="default"/>
      </w:rPr>
    </w:lvl>
    <w:lvl w:ilvl="4" w:tplc="BA664FE2">
      <w:numFmt w:val="bullet"/>
      <w:lvlText w:val="•"/>
      <w:lvlJc w:val="left"/>
      <w:pPr>
        <w:ind w:left="2882" w:hanging="273"/>
      </w:pPr>
      <w:rPr>
        <w:rFonts w:hint="default"/>
      </w:rPr>
    </w:lvl>
    <w:lvl w:ilvl="5" w:tplc="2348F2B6">
      <w:numFmt w:val="bullet"/>
      <w:lvlText w:val="•"/>
      <w:lvlJc w:val="left"/>
      <w:pPr>
        <w:ind w:left="3522" w:hanging="273"/>
      </w:pPr>
      <w:rPr>
        <w:rFonts w:hint="default"/>
      </w:rPr>
    </w:lvl>
    <w:lvl w:ilvl="6" w:tplc="DEA02912">
      <w:numFmt w:val="bullet"/>
      <w:lvlText w:val="•"/>
      <w:lvlJc w:val="left"/>
      <w:pPr>
        <w:ind w:left="4163" w:hanging="273"/>
      </w:pPr>
      <w:rPr>
        <w:rFonts w:hint="default"/>
      </w:rPr>
    </w:lvl>
    <w:lvl w:ilvl="7" w:tplc="E7565740">
      <w:numFmt w:val="bullet"/>
      <w:lvlText w:val="•"/>
      <w:lvlJc w:val="left"/>
      <w:pPr>
        <w:ind w:left="4803" w:hanging="273"/>
      </w:pPr>
      <w:rPr>
        <w:rFonts w:hint="default"/>
      </w:rPr>
    </w:lvl>
    <w:lvl w:ilvl="8" w:tplc="B12A3504">
      <w:numFmt w:val="bullet"/>
      <w:lvlText w:val="•"/>
      <w:lvlJc w:val="left"/>
      <w:pPr>
        <w:ind w:left="5444" w:hanging="273"/>
      </w:pPr>
      <w:rPr>
        <w:rFonts w:hint="default"/>
      </w:rPr>
    </w:lvl>
  </w:abstractNum>
  <w:abstractNum w:abstractNumId="8" w15:restartNumberingAfterBreak="0">
    <w:nsid w:val="282D0D05"/>
    <w:multiLevelType w:val="hybridMultilevel"/>
    <w:tmpl w:val="6876FA98"/>
    <w:lvl w:ilvl="0" w:tplc="639A6F16">
      <w:numFmt w:val="bullet"/>
      <w:lvlText w:val="•"/>
      <w:lvlJc w:val="left"/>
      <w:pPr>
        <w:ind w:left="415" w:hanging="366"/>
      </w:pPr>
      <w:rPr>
        <w:rFonts w:ascii="Arial" w:eastAsia="Arial" w:hAnsi="Arial" w:cs="Arial" w:hint="default"/>
        <w:b w:val="0"/>
        <w:bCs w:val="0"/>
        <w:i w:val="0"/>
        <w:iCs w:val="0"/>
        <w:color w:val="11110F"/>
        <w:w w:val="113"/>
        <w:sz w:val="20"/>
        <w:szCs w:val="20"/>
      </w:rPr>
    </w:lvl>
    <w:lvl w:ilvl="1" w:tplc="3E7A2714">
      <w:numFmt w:val="bullet"/>
      <w:lvlText w:val="•"/>
      <w:lvlJc w:val="left"/>
      <w:pPr>
        <w:ind w:left="1054" w:hanging="366"/>
      </w:pPr>
      <w:rPr>
        <w:rFonts w:hint="default"/>
      </w:rPr>
    </w:lvl>
    <w:lvl w:ilvl="2" w:tplc="ADA41E22">
      <w:numFmt w:val="bullet"/>
      <w:lvlText w:val="•"/>
      <w:lvlJc w:val="left"/>
      <w:pPr>
        <w:ind w:left="1689" w:hanging="366"/>
      </w:pPr>
      <w:rPr>
        <w:rFonts w:hint="default"/>
      </w:rPr>
    </w:lvl>
    <w:lvl w:ilvl="3" w:tplc="78CEF1C4">
      <w:numFmt w:val="bullet"/>
      <w:lvlText w:val="•"/>
      <w:lvlJc w:val="left"/>
      <w:pPr>
        <w:ind w:left="2324" w:hanging="366"/>
      </w:pPr>
      <w:rPr>
        <w:rFonts w:hint="default"/>
      </w:rPr>
    </w:lvl>
    <w:lvl w:ilvl="4" w:tplc="6BAE5D82">
      <w:numFmt w:val="bullet"/>
      <w:lvlText w:val="•"/>
      <w:lvlJc w:val="left"/>
      <w:pPr>
        <w:ind w:left="2959" w:hanging="366"/>
      </w:pPr>
      <w:rPr>
        <w:rFonts w:hint="default"/>
      </w:rPr>
    </w:lvl>
    <w:lvl w:ilvl="5" w:tplc="D9B0EACE">
      <w:numFmt w:val="bullet"/>
      <w:lvlText w:val="•"/>
      <w:lvlJc w:val="left"/>
      <w:pPr>
        <w:ind w:left="3594" w:hanging="366"/>
      </w:pPr>
      <w:rPr>
        <w:rFonts w:hint="default"/>
      </w:rPr>
    </w:lvl>
    <w:lvl w:ilvl="6" w:tplc="7FA41934">
      <w:numFmt w:val="bullet"/>
      <w:lvlText w:val="•"/>
      <w:lvlJc w:val="left"/>
      <w:pPr>
        <w:ind w:left="4229" w:hanging="366"/>
      </w:pPr>
      <w:rPr>
        <w:rFonts w:hint="default"/>
      </w:rPr>
    </w:lvl>
    <w:lvl w:ilvl="7" w:tplc="41E66B7A">
      <w:numFmt w:val="bullet"/>
      <w:lvlText w:val="•"/>
      <w:lvlJc w:val="left"/>
      <w:pPr>
        <w:ind w:left="4864" w:hanging="366"/>
      </w:pPr>
      <w:rPr>
        <w:rFonts w:hint="default"/>
      </w:rPr>
    </w:lvl>
    <w:lvl w:ilvl="8" w:tplc="8FBC817C">
      <w:numFmt w:val="bullet"/>
      <w:lvlText w:val="•"/>
      <w:lvlJc w:val="left"/>
      <w:pPr>
        <w:ind w:left="5499" w:hanging="366"/>
      </w:pPr>
      <w:rPr>
        <w:rFonts w:hint="default"/>
      </w:rPr>
    </w:lvl>
  </w:abstractNum>
  <w:abstractNum w:abstractNumId="9" w15:restartNumberingAfterBreak="0">
    <w:nsid w:val="2A437A4A"/>
    <w:multiLevelType w:val="hybridMultilevel"/>
    <w:tmpl w:val="53369584"/>
    <w:lvl w:ilvl="0" w:tplc="88A6CBD0">
      <w:start w:val="1"/>
      <w:numFmt w:val="decimal"/>
      <w:lvlText w:val="[%1]"/>
      <w:lvlJc w:val="left"/>
      <w:pPr>
        <w:ind w:left="1552" w:hanging="320"/>
        <w:jc w:val="right"/>
      </w:pPr>
      <w:rPr>
        <w:rFonts w:ascii="Book Antiqua" w:eastAsia="Book Antiqua" w:hAnsi="Book Antiqua" w:cs="Book Antiqua" w:hint="default"/>
        <w:b w:val="0"/>
        <w:bCs w:val="0"/>
        <w:i w:val="0"/>
        <w:iCs w:val="0"/>
        <w:spacing w:val="-1"/>
        <w:w w:val="90"/>
        <w:sz w:val="20"/>
        <w:szCs w:val="20"/>
      </w:rPr>
    </w:lvl>
    <w:lvl w:ilvl="1" w:tplc="8F6CB522">
      <w:numFmt w:val="bullet"/>
      <w:lvlText w:val="•"/>
      <w:lvlJc w:val="left"/>
      <w:pPr>
        <w:ind w:left="2594" w:hanging="320"/>
      </w:pPr>
      <w:rPr>
        <w:rFonts w:hint="default"/>
      </w:rPr>
    </w:lvl>
    <w:lvl w:ilvl="2" w:tplc="59766620">
      <w:numFmt w:val="bullet"/>
      <w:lvlText w:val="•"/>
      <w:lvlJc w:val="left"/>
      <w:pPr>
        <w:ind w:left="3629" w:hanging="320"/>
      </w:pPr>
      <w:rPr>
        <w:rFonts w:hint="default"/>
      </w:rPr>
    </w:lvl>
    <w:lvl w:ilvl="3" w:tplc="541292FC">
      <w:numFmt w:val="bullet"/>
      <w:lvlText w:val="•"/>
      <w:lvlJc w:val="left"/>
      <w:pPr>
        <w:ind w:left="4663" w:hanging="320"/>
      </w:pPr>
      <w:rPr>
        <w:rFonts w:hint="default"/>
      </w:rPr>
    </w:lvl>
    <w:lvl w:ilvl="4" w:tplc="596E53A2">
      <w:numFmt w:val="bullet"/>
      <w:lvlText w:val="•"/>
      <w:lvlJc w:val="left"/>
      <w:pPr>
        <w:ind w:left="5698" w:hanging="320"/>
      </w:pPr>
      <w:rPr>
        <w:rFonts w:hint="default"/>
      </w:rPr>
    </w:lvl>
    <w:lvl w:ilvl="5" w:tplc="D0F60C96">
      <w:numFmt w:val="bullet"/>
      <w:lvlText w:val="•"/>
      <w:lvlJc w:val="left"/>
      <w:pPr>
        <w:ind w:left="6732" w:hanging="320"/>
      </w:pPr>
      <w:rPr>
        <w:rFonts w:hint="default"/>
      </w:rPr>
    </w:lvl>
    <w:lvl w:ilvl="6" w:tplc="3F8A2346">
      <w:numFmt w:val="bullet"/>
      <w:lvlText w:val="•"/>
      <w:lvlJc w:val="left"/>
      <w:pPr>
        <w:ind w:left="7767" w:hanging="320"/>
      </w:pPr>
      <w:rPr>
        <w:rFonts w:hint="default"/>
      </w:rPr>
    </w:lvl>
    <w:lvl w:ilvl="7" w:tplc="B38EBFB4">
      <w:numFmt w:val="bullet"/>
      <w:lvlText w:val="•"/>
      <w:lvlJc w:val="left"/>
      <w:pPr>
        <w:ind w:left="8801" w:hanging="320"/>
      </w:pPr>
      <w:rPr>
        <w:rFonts w:hint="default"/>
      </w:rPr>
    </w:lvl>
    <w:lvl w:ilvl="8" w:tplc="CE7ACEC2">
      <w:numFmt w:val="bullet"/>
      <w:lvlText w:val="•"/>
      <w:lvlJc w:val="left"/>
      <w:pPr>
        <w:ind w:left="9836" w:hanging="320"/>
      </w:pPr>
      <w:rPr>
        <w:rFonts w:hint="default"/>
      </w:rPr>
    </w:lvl>
  </w:abstractNum>
  <w:abstractNum w:abstractNumId="10" w15:restartNumberingAfterBreak="0">
    <w:nsid w:val="2C9805D4"/>
    <w:multiLevelType w:val="hybridMultilevel"/>
    <w:tmpl w:val="AC8CF628"/>
    <w:lvl w:ilvl="0" w:tplc="FFD2B0CE">
      <w:numFmt w:val="bullet"/>
      <w:lvlText w:val="•"/>
      <w:lvlJc w:val="left"/>
      <w:pPr>
        <w:ind w:left="322" w:hanging="273"/>
      </w:pPr>
      <w:rPr>
        <w:rFonts w:ascii="Arial" w:eastAsia="Arial" w:hAnsi="Arial" w:cs="Arial" w:hint="default"/>
        <w:b w:val="0"/>
        <w:bCs w:val="0"/>
        <w:i w:val="0"/>
        <w:iCs w:val="0"/>
        <w:color w:val="111111"/>
        <w:w w:val="109"/>
        <w:sz w:val="20"/>
        <w:szCs w:val="20"/>
      </w:rPr>
    </w:lvl>
    <w:lvl w:ilvl="1" w:tplc="6B08A6CC">
      <w:numFmt w:val="bullet"/>
      <w:lvlText w:val="•"/>
      <w:lvlJc w:val="left"/>
      <w:pPr>
        <w:ind w:left="965" w:hanging="273"/>
      </w:pPr>
      <w:rPr>
        <w:rFonts w:hint="default"/>
      </w:rPr>
    </w:lvl>
    <w:lvl w:ilvl="2" w:tplc="7040B3E8">
      <w:numFmt w:val="bullet"/>
      <w:lvlText w:val="•"/>
      <w:lvlJc w:val="left"/>
      <w:pPr>
        <w:ind w:left="1611" w:hanging="273"/>
      </w:pPr>
      <w:rPr>
        <w:rFonts w:hint="default"/>
      </w:rPr>
    </w:lvl>
    <w:lvl w:ilvl="3" w:tplc="5122E710">
      <w:numFmt w:val="bullet"/>
      <w:lvlText w:val="•"/>
      <w:lvlJc w:val="left"/>
      <w:pPr>
        <w:ind w:left="2257" w:hanging="273"/>
      </w:pPr>
      <w:rPr>
        <w:rFonts w:hint="default"/>
      </w:rPr>
    </w:lvl>
    <w:lvl w:ilvl="4" w:tplc="E0CA3852">
      <w:numFmt w:val="bullet"/>
      <w:lvlText w:val="•"/>
      <w:lvlJc w:val="left"/>
      <w:pPr>
        <w:ind w:left="2902" w:hanging="273"/>
      </w:pPr>
      <w:rPr>
        <w:rFonts w:hint="default"/>
      </w:rPr>
    </w:lvl>
    <w:lvl w:ilvl="5" w:tplc="1ED2CF16">
      <w:numFmt w:val="bullet"/>
      <w:lvlText w:val="•"/>
      <w:lvlJc w:val="left"/>
      <w:pPr>
        <w:ind w:left="3548" w:hanging="273"/>
      </w:pPr>
      <w:rPr>
        <w:rFonts w:hint="default"/>
      </w:rPr>
    </w:lvl>
    <w:lvl w:ilvl="6" w:tplc="13867B7C">
      <w:numFmt w:val="bullet"/>
      <w:lvlText w:val="•"/>
      <w:lvlJc w:val="left"/>
      <w:pPr>
        <w:ind w:left="4194" w:hanging="273"/>
      </w:pPr>
      <w:rPr>
        <w:rFonts w:hint="default"/>
      </w:rPr>
    </w:lvl>
    <w:lvl w:ilvl="7" w:tplc="BB505A54">
      <w:numFmt w:val="bullet"/>
      <w:lvlText w:val="•"/>
      <w:lvlJc w:val="left"/>
      <w:pPr>
        <w:ind w:left="4839" w:hanging="273"/>
      </w:pPr>
      <w:rPr>
        <w:rFonts w:hint="default"/>
      </w:rPr>
    </w:lvl>
    <w:lvl w:ilvl="8" w:tplc="AA889862">
      <w:numFmt w:val="bullet"/>
      <w:lvlText w:val="•"/>
      <w:lvlJc w:val="left"/>
      <w:pPr>
        <w:ind w:left="5485" w:hanging="273"/>
      </w:pPr>
      <w:rPr>
        <w:rFonts w:hint="default"/>
      </w:rPr>
    </w:lvl>
  </w:abstractNum>
  <w:abstractNum w:abstractNumId="11" w15:restartNumberingAfterBreak="0">
    <w:nsid w:val="2E1D5751"/>
    <w:multiLevelType w:val="hybridMultilevel"/>
    <w:tmpl w:val="EA3EDA38"/>
    <w:lvl w:ilvl="0" w:tplc="37BA6450">
      <w:numFmt w:val="bullet"/>
      <w:lvlText w:val="•"/>
      <w:lvlJc w:val="left"/>
      <w:pPr>
        <w:ind w:left="343" w:hanging="289"/>
      </w:pPr>
      <w:rPr>
        <w:rFonts w:ascii="Arial" w:eastAsia="Arial" w:hAnsi="Arial" w:cs="Arial" w:hint="default"/>
        <w:b w:val="0"/>
        <w:bCs w:val="0"/>
        <w:i w:val="0"/>
        <w:iCs w:val="0"/>
        <w:color w:val="11110F"/>
        <w:w w:val="110"/>
        <w:sz w:val="20"/>
        <w:szCs w:val="20"/>
      </w:rPr>
    </w:lvl>
    <w:lvl w:ilvl="1" w:tplc="B6427542">
      <w:numFmt w:val="bullet"/>
      <w:lvlText w:val="•"/>
      <w:lvlJc w:val="left"/>
      <w:pPr>
        <w:ind w:left="982" w:hanging="289"/>
      </w:pPr>
      <w:rPr>
        <w:rFonts w:hint="default"/>
      </w:rPr>
    </w:lvl>
    <w:lvl w:ilvl="2" w:tplc="FFB44BB0">
      <w:numFmt w:val="bullet"/>
      <w:lvlText w:val="•"/>
      <w:lvlJc w:val="left"/>
      <w:pPr>
        <w:ind w:left="1625" w:hanging="289"/>
      </w:pPr>
      <w:rPr>
        <w:rFonts w:hint="default"/>
      </w:rPr>
    </w:lvl>
    <w:lvl w:ilvl="3" w:tplc="3078C386">
      <w:numFmt w:val="bullet"/>
      <w:lvlText w:val="•"/>
      <w:lvlJc w:val="left"/>
      <w:pPr>
        <w:ind w:left="2268" w:hanging="289"/>
      </w:pPr>
      <w:rPr>
        <w:rFonts w:hint="default"/>
      </w:rPr>
    </w:lvl>
    <w:lvl w:ilvl="4" w:tplc="83DE6F76">
      <w:numFmt w:val="bullet"/>
      <w:lvlText w:val="•"/>
      <w:lvlJc w:val="left"/>
      <w:pPr>
        <w:ind w:left="2911" w:hanging="289"/>
      </w:pPr>
      <w:rPr>
        <w:rFonts w:hint="default"/>
      </w:rPr>
    </w:lvl>
    <w:lvl w:ilvl="5" w:tplc="8EEC9A72">
      <w:numFmt w:val="bullet"/>
      <w:lvlText w:val="•"/>
      <w:lvlJc w:val="left"/>
      <w:pPr>
        <w:ind w:left="3554" w:hanging="289"/>
      </w:pPr>
      <w:rPr>
        <w:rFonts w:hint="default"/>
      </w:rPr>
    </w:lvl>
    <w:lvl w:ilvl="6" w:tplc="8A5C8264">
      <w:numFmt w:val="bullet"/>
      <w:lvlText w:val="•"/>
      <w:lvlJc w:val="left"/>
      <w:pPr>
        <w:ind w:left="4197" w:hanging="289"/>
      </w:pPr>
      <w:rPr>
        <w:rFonts w:hint="default"/>
      </w:rPr>
    </w:lvl>
    <w:lvl w:ilvl="7" w:tplc="96269A54">
      <w:numFmt w:val="bullet"/>
      <w:lvlText w:val="•"/>
      <w:lvlJc w:val="left"/>
      <w:pPr>
        <w:ind w:left="4840" w:hanging="289"/>
      </w:pPr>
      <w:rPr>
        <w:rFonts w:hint="default"/>
      </w:rPr>
    </w:lvl>
    <w:lvl w:ilvl="8" w:tplc="279CD0EA">
      <w:numFmt w:val="bullet"/>
      <w:lvlText w:val="•"/>
      <w:lvlJc w:val="left"/>
      <w:pPr>
        <w:ind w:left="5483" w:hanging="289"/>
      </w:pPr>
      <w:rPr>
        <w:rFonts w:hint="default"/>
      </w:rPr>
    </w:lvl>
  </w:abstractNum>
  <w:abstractNum w:abstractNumId="12" w15:restartNumberingAfterBreak="0">
    <w:nsid w:val="308F08C4"/>
    <w:multiLevelType w:val="hybridMultilevel"/>
    <w:tmpl w:val="EDEC1B3C"/>
    <w:lvl w:ilvl="0" w:tplc="33165E98">
      <w:numFmt w:val="bullet"/>
      <w:lvlText w:val="•"/>
      <w:lvlJc w:val="left"/>
      <w:pPr>
        <w:ind w:left="322" w:hanging="273"/>
      </w:pPr>
      <w:rPr>
        <w:rFonts w:ascii="Arial" w:eastAsia="Arial" w:hAnsi="Arial" w:cs="Arial" w:hint="default"/>
        <w:b w:val="0"/>
        <w:bCs w:val="0"/>
        <w:i w:val="0"/>
        <w:iCs w:val="0"/>
        <w:color w:val="111111"/>
        <w:w w:val="106"/>
        <w:sz w:val="20"/>
        <w:szCs w:val="20"/>
      </w:rPr>
    </w:lvl>
    <w:lvl w:ilvl="1" w:tplc="833C2DAA">
      <w:numFmt w:val="bullet"/>
      <w:lvlText w:val="•"/>
      <w:lvlJc w:val="left"/>
      <w:pPr>
        <w:ind w:left="965" w:hanging="273"/>
      </w:pPr>
      <w:rPr>
        <w:rFonts w:hint="default"/>
      </w:rPr>
    </w:lvl>
    <w:lvl w:ilvl="2" w:tplc="36A0EEDE">
      <w:numFmt w:val="bullet"/>
      <w:lvlText w:val="•"/>
      <w:lvlJc w:val="left"/>
      <w:pPr>
        <w:ind w:left="1611" w:hanging="273"/>
      </w:pPr>
      <w:rPr>
        <w:rFonts w:hint="default"/>
      </w:rPr>
    </w:lvl>
    <w:lvl w:ilvl="3" w:tplc="3D5073B8">
      <w:numFmt w:val="bullet"/>
      <w:lvlText w:val="•"/>
      <w:lvlJc w:val="left"/>
      <w:pPr>
        <w:ind w:left="2257" w:hanging="273"/>
      </w:pPr>
      <w:rPr>
        <w:rFonts w:hint="default"/>
      </w:rPr>
    </w:lvl>
    <w:lvl w:ilvl="4" w:tplc="E2BA85F4">
      <w:numFmt w:val="bullet"/>
      <w:lvlText w:val="•"/>
      <w:lvlJc w:val="left"/>
      <w:pPr>
        <w:ind w:left="2902" w:hanging="273"/>
      </w:pPr>
      <w:rPr>
        <w:rFonts w:hint="default"/>
      </w:rPr>
    </w:lvl>
    <w:lvl w:ilvl="5" w:tplc="5CD273E8">
      <w:numFmt w:val="bullet"/>
      <w:lvlText w:val="•"/>
      <w:lvlJc w:val="left"/>
      <w:pPr>
        <w:ind w:left="3548" w:hanging="273"/>
      </w:pPr>
      <w:rPr>
        <w:rFonts w:hint="default"/>
      </w:rPr>
    </w:lvl>
    <w:lvl w:ilvl="6" w:tplc="027A7742">
      <w:numFmt w:val="bullet"/>
      <w:lvlText w:val="•"/>
      <w:lvlJc w:val="left"/>
      <w:pPr>
        <w:ind w:left="4194" w:hanging="273"/>
      </w:pPr>
      <w:rPr>
        <w:rFonts w:hint="default"/>
      </w:rPr>
    </w:lvl>
    <w:lvl w:ilvl="7" w:tplc="C4CC3926">
      <w:numFmt w:val="bullet"/>
      <w:lvlText w:val="•"/>
      <w:lvlJc w:val="left"/>
      <w:pPr>
        <w:ind w:left="4839" w:hanging="273"/>
      </w:pPr>
      <w:rPr>
        <w:rFonts w:hint="default"/>
      </w:rPr>
    </w:lvl>
    <w:lvl w:ilvl="8" w:tplc="C7629BA0">
      <w:numFmt w:val="bullet"/>
      <w:lvlText w:val="•"/>
      <w:lvlJc w:val="left"/>
      <w:pPr>
        <w:ind w:left="5485" w:hanging="273"/>
      </w:pPr>
      <w:rPr>
        <w:rFonts w:hint="default"/>
      </w:rPr>
    </w:lvl>
  </w:abstractNum>
  <w:abstractNum w:abstractNumId="13" w15:restartNumberingAfterBreak="0">
    <w:nsid w:val="31FC581E"/>
    <w:multiLevelType w:val="hybridMultilevel"/>
    <w:tmpl w:val="62B2A58A"/>
    <w:lvl w:ilvl="0" w:tplc="36AE1D1A">
      <w:numFmt w:val="bullet"/>
      <w:lvlText w:val="•"/>
      <w:lvlJc w:val="left"/>
      <w:pPr>
        <w:ind w:left="415" w:hanging="366"/>
      </w:pPr>
      <w:rPr>
        <w:rFonts w:ascii="Arial" w:eastAsia="Arial" w:hAnsi="Arial" w:cs="Arial" w:hint="default"/>
        <w:b w:val="0"/>
        <w:bCs w:val="0"/>
        <w:i w:val="0"/>
        <w:iCs w:val="0"/>
        <w:color w:val="11110F"/>
        <w:w w:val="110"/>
        <w:sz w:val="20"/>
        <w:szCs w:val="20"/>
      </w:rPr>
    </w:lvl>
    <w:lvl w:ilvl="1" w:tplc="EC842E5C">
      <w:numFmt w:val="bullet"/>
      <w:lvlText w:val="•"/>
      <w:lvlJc w:val="left"/>
      <w:pPr>
        <w:ind w:left="1054" w:hanging="366"/>
      </w:pPr>
      <w:rPr>
        <w:rFonts w:hint="default"/>
      </w:rPr>
    </w:lvl>
    <w:lvl w:ilvl="2" w:tplc="EF4246FE">
      <w:numFmt w:val="bullet"/>
      <w:lvlText w:val="•"/>
      <w:lvlJc w:val="left"/>
      <w:pPr>
        <w:ind w:left="1689" w:hanging="366"/>
      </w:pPr>
      <w:rPr>
        <w:rFonts w:hint="default"/>
      </w:rPr>
    </w:lvl>
    <w:lvl w:ilvl="3" w:tplc="ECBCA3DE">
      <w:numFmt w:val="bullet"/>
      <w:lvlText w:val="•"/>
      <w:lvlJc w:val="left"/>
      <w:pPr>
        <w:ind w:left="2324" w:hanging="366"/>
      </w:pPr>
      <w:rPr>
        <w:rFonts w:hint="default"/>
      </w:rPr>
    </w:lvl>
    <w:lvl w:ilvl="4" w:tplc="13F60412">
      <w:numFmt w:val="bullet"/>
      <w:lvlText w:val="•"/>
      <w:lvlJc w:val="left"/>
      <w:pPr>
        <w:ind w:left="2959" w:hanging="366"/>
      </w:pPr>
      <w:rPr>
        <w:rFonts w:hint="default"/>
      </w:rPr>
    </w:lvl>
    <w:lvl w:ilvl="5" w:tplc="7C1230AC">
      <w:numFmt w:val="bullet"/>
      <w:lvlText w:val="•"/>
      <w:lvlJc w:val="left"/>
      <w:pPr>
        <w:ind w:left="3594" w:hanging="366"/>
      </w:pPr>
      <w:rPr>
        <w:rFonts w:hint="default"/>
      </w:rPr>
    </w:lvl>
    <w:lvl w:ilvl="6" w:tplc="AC805AB8">
      <w:numFmt w:val="bullet"/>
      <w:lvlText w:val="•"/>
      <w:lvlJc w:val="left"/>
      <w:pPr>
        <w:ind w:left="4229" w:hanging="366"/>
      </w:pPr>
      <w:rPr>
        <w:rFonts w:hint="default"/>
      </w:rPr>
    </w:lvl>
    <w:lvl w:ilvl="7" w:tplc="D118269C">
      <w:numFmt w:val="bullet"/>
      <w:lvlText w:val="•"/>
      <w:lvlJc w:val="left"/>
      <w:pPr>
        <w:ind w:left="4864" w:hanging="366"/>
      </w:pPr>
      <w:rPr>
        <w:rFonts w:hint="default"/>
      </w:rPr>
    </w:lvl>
    <w:lvl w:ilvl="8" w:tplc="B42E00F6">
      <w:numFmt w:val="bullet"/>
      <w:lvlText w:val="•"/>
      <w:lvlJc w:val="left"/>
      <w:pPr>
        <w:ind w:left="5499" w:hanging="366"/>
      </w:pPr>
      <w:rPr>
        <w:rFonts w:hint="default"/>
      </w:rPr>
    </w:lvl>
  </w:abstractNum>
  <w:abstractNum w:abstractNumId="14" w15:restartNumberingAfterBreak="0">
    <w:nsid w:val="321474EA"/>
    <w:multiLevelType w:val="hybridMultilevel"/>
    <w:tmpl w:val="FCAACF64"/>
    <w:lvl w:ilvl="0" w:tplc="C78CFF2A">
      <w:start w:val="1"/>
      <w:numFmt w:val="decimal"/>
      <w:lvlText w:val="[%1]"/>
      <w:lvlJc w:val="left"/>
      <w:pPr>
        <w:ind w:left="1453" w:hanging="320"/>
      </w:pPr>
      <w:rPr>
        <w:rFonts w:ascii="Book Antiqua" w:eastAsia="Book Antiqua" w:hAnsi="Book Antiqua" w:cs="Book Antiqua" w:hint="default"/>
        <w:b w:val="0"/>
        <w:bCs w:val="0"/>
        <w:i w:val="0"/>
        <w:iCs w:val="0"/>
        <w:spacing w:val="-1"/>
        <w:w w:val="90"/>
        <w:sz w:val="20"/>
        <w:szCs w:val="20"/>
      </w:rPr>
    </w:lvl>
    <w:lvl w:ilvl="1" w:tplc="8EB2C3F8">
      <w:numFmt w:val="bullet"/>
      <w:lvlText w:val="•"/>
      <w:lvlJc w:val="left"/>
      <w:pPr>
        <w:ind w:left="2504" w:hanging="320"/>
      </w:pPr>
      <w:rPr>
        <w:rFonts w:hint="default"/>
      </w:rPr>
    </w:lvl>
    <w:lvl w:ilvl="2" w:tplc="B5B443CE">
      <w:numFmt w:val="bullet"/>
      <w:lvlText w:val="•"/>
      <w:lvlJc w:val="left"/>
      <w:pPr>
        <w:ind w:left="3549" w:hanging="320"/>
      </w:pPr>
      <w:rPr>
        <w:rFonts w:hint="default"/>
      </w:rPr>
    </w:lvl>
    <w:lvl w:ilvl="3" w:tplc="BE22B452">
      <w:numFmt w:val="bullet"/>
      <w:lvlText w:val="•"/>
      <w:lvlJc w:val="left"/>
      <w:pPr>
        <w:ind w:left="4593" w:hanging="320"/>
      </w:pPr>
      <w:rPr>
        <w:rFonts w:hint="default"/>
      </w:rPr>
    </w:lvl>
    <w:lvl w:ilvl="4" w:tplc="4E1AADC4">
      <w:numFmt w:val="bullet"/>
      <w:lvlText w:val="•"/>
      <w:lvlJc w:val="left"/>
      <w:pPr>
        <w:ind w:left="5638" w:hanging="320"/>
      </w:pPr>
      <w:rPr>
        <w:rFonts w:hint="default"/>
      </w:rPr>
    </w:lvl>
    <w:lvl w:ilvl="5" w:tplc="CC6AA982">
      <w:numFmt w:val="bullet"/>
      <w:lvlText w:val="•"/>
      <w:lvlJc w:val="left"/>
      <w:pPr>
        <w:ind w:left="6682" w:hanging="320"/>
      </w:pPr>
      <w:rPr>
        <w:rFonts w:hint="default"/>
      </w:rPr>
    </w:lvl>
    <w:lvl w:ilvl="6" w:tplc="77A45982">
      <w:numFmt w:val="bullet"/>
      <w:lvlText w:val="•"/>
      <w:lvlJc w:val="left"/>
      <w:pPr>
        <w:ind w:left="7727" w:hanging="320"/>
      </w:pPr>
      <w:rPr>
        <w:rFonts w:hint="default"/>
      </w:rPr>
    </w:lvl>
    <w:lvl w:ilvl="7" w:tplc="59543F6C">
      <w:numFmt w:val="bullet"/>
      <w:lvlText w:val="•"/>
      <w:lvlJc w:val="left"/>
      <w:pPr>
        <w:ind w:left="8771" w:hanging="320"/>
      </w:pPr>
      <w:rPr>
        <w:rFonts w:hint="default"/>
      </w:rPr>
    </w:lvl>
    <w:lvl w:ilvl="8" w:tplc="9C30779A">
      <w:numFmt w:val="bullet"/>
      <w:lvlText w:val="•"/>
      <w:lvlJc w:val="left"/>
      <w:pPr>
        <w:ind w:left="9816" w:hanging="320"/>
      </w:pPr>
      <w:rPr>
        <w:rFonts w:hint="default"/>
      </w:rPr>
    </w:lvl>
  </w:abstractNum>
  <w:abstractNum w:abstractNumId="15" w15:restartNumberingAfterBreak="0">
    <w:nsid w:val="35360B9C"/>
    <w:multiLevelType w:val="hybridMultilevel"/>
    <w:tmpl w:val="1BB09528"/>
    <w:lvl w:ilvl="0" w:tplc="9B50C674">
      <w:numFmt w:val="bullet"/>
      <w:lvlText w:val="•"/>
      <w:lvlJc w:val="left"/>
      <w:pPr>
        <w:ind w:left="327" w:hanging="273"/>
      </w:pPr>
      <w:rPr>
        <w:rFonts w:ascii="Arial" w:eastAsia="Arial" w:hAnsi="Arial" w:cs="Arial" w:hint="default"/>
        <w:b w:val="0"/>
        <w:bCs w:val="0"/>
        <w:i w:val="0"/>
        <w:iCs w:val="0"/>
        <w:color w:val="111111"/>
        <w:w w:val="103"/>
        <w:sz w:val="20"/>
        <w:szCs w:val="20"/>
      </w:rPr>
    </w:lvl>
    <w:lvl w:ilvl="1" w:tplc="C39005C8">
      <w:numFmt w:val="bullet"/>
      <w:lvlText w:val="•"/>
      <w:lvlJc w:val="left"/>
      <w:pPr>
        <w:ind w:left="965" w:hanging="273"/>
      </w:pPr>
      <w:rPr>
        <w:rFonts w:hint="default"/>
      </w:rPr>
    </w:lvl>
    <w:lvl w:ilvl="2" w:tplc="3112D3B0">
      <w:numFmt w:val="bullet"/>
      <w:lvlText w:val="•"/>
      <w:lvlJc w:val="left"/>
      <w:pPr>
        <w:ind w:left="1611" w:hanging="273"/>
      </w:pPr>
      <w:rPr>
        <w:rFonts w:hint="default"/>
      </w:rPr>
    </w:lvl>
    <w:lvl w:ilvl="3" w:tplc="7CAC3618">
      <w:numFmt w:val="bullet"/>
      <w:lvlText w:val="•"/>
      <w:lvlJc w:val="left"/>
      <w:pPr>
        <w:ind w:left="2257" w:hanging="273"/>
      </w:pPr>
      <w:rPr>
        <w:rFonts w:hint="default"/>
      </w:rPr>
    </w:lvl>
    <w:lvl w:ilvl="4" w:tplc="C1C2BE22">
      <w:numFmt w:val="bullet"/>
      <w:lvlText w:val="•"/>
      <w:lvlJc w:val="left"/>
      <w:pPr>
        <w:ind w:left="2902" w:hanging="273"/>
      </w:pPr>
      <w:rPr>
        <w:rFonts w:hint="default"/>
      </w:rPr>
    </w:lvl>
    <w:lvl w:ilvl="5" w:tplc="A8D09E12">
      <w:numFmt w:val="bullet"/>
      <w:lvlText w:val="•"/>
      <w:lvlJc w:val="left"/>
      <w:pPr>
        <w:ind w:left="3548" w:hanging="273"/>
      </w:pPr>
      <w:rPr>
        <w:rFonts w:hint="default"/>
      </w:rPr>
    </w:lvl>
    <w:lvl w:ilvl="6" w:tplc="B900C0EA">
      <w:numFmt w:val="bullet"/>
      <w:lvlText w:val="•"/>
      <w:lvlJc w:val="left"/>
      <w:pPr>
        <w:ind w:left="4194" w:hanging="273"/>
      </w:pPr>
      <w:rPr>
        <w:rFonts w:hint="default"/>
      </w:rPr>
    </w:lvl>
    <w:lvl w:ilvl="7" w:tplc="5274BF18">
      <w:numFmt w:val="bullet"/>
      <w:lvlText w:val="•"/>
      <w:lvlJc w:val="left"/>
      <w:pPr>
        <w:ind w:left="4839" w:hanging="273"/>
      </w:pPr>
      <w:rPr>
        <w:rFonts w:hint="default"/>
      </w:rPr>
    </w:lvl>
    <w:lvl w:ilvl="8" w:tplc="6D4A41B6">
      <w:numFmt w:val="bullet"/>
      <w:lvlText w:val="•"/>
      <w:lvlJc w:val="left"/>
      <w:pPr>
        <w:ind w:left="5485" w:hanging="273"/>
      </w:pPr>
      <w:rPr>
        <w:rFonts w:hint="default"/>
      </w:rPr>
    </w:lvl>
  </w:abstractNum>
  <w:abstractNum w:abstractNumId="16" w15:restartNumberingAfterBreak="0">
    <w:nsid w:val="3B68418D"/>
    <w:multiLevelType w:val="hybridMultilevel"/>
    <w:tmpl w:val="F162CB84"/>
    <w:lvl w:ilvl="0" w:tplc="FB28DE7A">
      <w:numFmt w:val="bullet"/>
      <w:lvlText w:val="•"/>
      <w:lvlJc w:val="left"/>
      <w:pPr>
        <w:ind w:left="343" w:hanging="289"/>
      </w:pPr>
      <w:rPr>
        <w:rFonts w:ascii="Arial" w:eastAsia="Arial" w:hAnsi="Arial" w:cs="Arial" w:hint="default"/>
        <w:b w:val="0"/>
        <w:bCs w:val="0"/>
        <w:i w:val="0"/>
        <w:iCs w:val="0"/>
        <w:color w:val="11110F"/>
        <w:w w:val="113"/>
        <w:sz w:val="20"/>
        <w:szCs w:val="20"/>
      </w:rPr>
    </w:lvl>
    <w:lvl w:ilvl="1" w:tplc="6A6E8976">
      <w:numFmt w:val="bullet"/>
      <w:lvlText w:val="•"/>
      <w:lvlJc w:val="left"/>
      <w:pPr>
        <w:ind w:left="982" w:hanging="289"/>
      </w:pPr>
      <w:rPr>
        <w:rFonts w:hint="default"/>
      </w:rPr>
    </w:lvl>
    <w:lvl w:ilvl="2" w:tplc="D400C524">
      <w:numFmt w:val="bullet"/>
      <w:lvlText w:val="•"/>
      <w:lvlJc w:val="left"/>
      <w:pPr>
        <w:ind w:left="1625" w:hanging="289"/>
      </w:pPr>
      <w:rPr>
        <w:rFonts w:hint="default"/>
      </w:rPr>
    </w:lvl>
    <w:lvl w:ilvl="3" w:tplc="8C7A8CE4">
      <w:numFmt w:val="bullet"/>
      <w:lvlText w:val="•"/>
      <w:lvlJc w:val="left"/>
      <w:pPr>
        <w:ind w:left="2268" w:hanging="289"/>
      </w:pPr>
      <w:rPr>
        <w:rFonts w:hint="default"/>
      </w:rPr>
    </w:lvl>
    <w:lvl w:ilvl="4" w:tplc="9B9C3692">
      <w:numFmt w:val="bullet"/>
      <w:lvlText w:val="•"/>
      <w:lvlJc w:val="left"/>
      <w:pPr>
        <w:ind w:left="2911" w:hanging="289"/>
      </w:pPr>
      <w:rPr>
        <w:rFonts w:hint="default"/>
      </w:rPr>
    </w:lvl>
    <w:lvl w:ilvl="5" w:tplc="E1DC66C8">
      <w:numFmt w:val="bullet"/>
      <w:lvlText w:val="•"/>
      <w:lvlJc w:val="left"/>
      <w:pPr>
        <w:ind w:left="3554" w:hanging="289"/>
      </w:pPr>
      <w:rPr>
        <w:rFonts w:hint="default"/>
      </w:rPr>
    </w:lvl>
    <w:lvl w:ilvl="6" w:tplc="91A6205C">
      <w:numFmt w:val="bullet"/>
      <w:lvlText w:val="•"/>
      <w:lvlJc w:val="left"/>
      <w:pPr>
        <w:ind w:left="4197" w:hanging="289"/>
      </w:pPr>
      <w:rPr>
        <w:rFonts w:hint="default"/>
      </w:rPr>
    </w:lvl>
    <w:lvl w:ilvl="7" w:tplc="BAE20492">
      <w:numFmt w:val="bullet"/>
      <w:lvlText w:val="•"/>
      <w:lvlJc w:val="left"/>
      <w:pPr>
        <w:ind w:left="4840" w:hanging="289"/>
      </w:pPr>
      <w:rPr>
        <w:rFonts w:hint="default"/>
      </w:rPr>
    </w:lvl>
    <w:lvl w:ilvl="8" w:tplc="A27E24E6">
      <w:numFmt w:val="bullet"/>
      <w:lvlText w:val="•"/>
      <w:lvlJc w:val="left"/>
      <w:pPr>
        <w:ind w:left="5483" w:hanging="289"/>
      </w:pPr>
      <w:rPr>
        <w:rFonts w:hint="default"/>
      </w:rPr>
    </w:lvl>
  </w:abstractNum>
  <w:abstractNum w:abstractNumId="17" w15:restartNumberingAfterBreak="0">
    <w:nsid w:val="3D5B1FAD"/>
    <w:multiLevelType w:val="hybridMultilevel"/>
    <w:tmpl w:val="26782F64"/>
    <w:lvl w:ilvl="0" w:tplc="88780BF2">
      <w:numFmt w:val="bullet"/>
      <w:lvlText w:val="-"/>
      <w:lvlJc w:val="left"/>
      <w:pPr>
        <w:ind w:left="720" w:hanging="360"/>
      </w:pPr>
      <w:rPr>
        <w:rFonts w:ascii="Book Antiqua" w:eastAsia="Book Antiqua" w:hAnsi="Book Antiqua" w:cs="Book Antiqu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82E5B45"/>
    <w:multiLevelType w:val="hybridMultilevel"/>
    <w:tmpl w:val="6F941AE4"/>
    <w:lvl w:ilvl="0" w:tplc="FF981862">
      <w:numFmt w:val="bullet"/>
      <w:lvlText w:val="•"/>
      <w:lvlJc w:val="left"/>
      <w:pPr>
        <w:ind w:left="1069" w:hanging="366"/>
      </w:pPr>
      <w:rPr>
        <w:rFonts w:ascii="Arial" w:eastAsia="Arial" w:hAnsi="Arial" w:cs="Arial" w:hint="default"/>
        <w:b w:val="0"/>
        <w:bCs w:val="0"/>
        <w:i w:val="0"/>
        <w:iCs w:val="0"/>
        <w:color w:val="11110F"/>
        <w:w w:val="97"/>
        <w:sz w:val="20"/>
        <w:szCs w:val="20"/>
      </w:rPr>
    </w:lvl>
    <w:lvl w:ilvl="1" w:tplc="BC220A4A">
      <w:numFmt w:val="bullet"/>
      <w:lvlText w:val="•"/>
      <w:lvlJc w:val="left"/>
      <w:pPr>
        <w:ind w:left="1578" w:hanging="366"/>
      </w:pPr>
      <w:rPr>
        <w:rFonts w:hint="default"/>
      </w:rPr>
    </w:lvl>
    <w:lvl w:ilvl="2" w:tplc="2FD44074">
      <w:numFmt w:val="bullet"/>
      <w:lvlText w:val="•"/>
      <w:lvlJc w:val="left"/>
      <w:pPr>
        <w:ind w:left="2097" w:hanging="366"/>
      </w:pPr>
      <w:rPr>
        <w:rFonts w:hint="default"/>
      </w:rPr>
    </w:lvl>
    <w:lvl w:ilvl="3" w:tplc="229C0232">
      <w:numFmt w:val="bullet"/>
      <w:lvlText w:val="•"/>
      <w:lvlJc w:val="left"/>
      <w:pPr>
        <w:ind w:left="2615" w:hanging="366"/>
      </w:pPr>
      <w:rPr>
        <w:rFonts w:hint="default"/>
      </w:rPr>
    </w:lvl>
    <w:lvl w:ilvl="4" w:tplc="926E2BAA">
      <w:numFmt w:val="bullet"/>
      <w:lvlText w:val="•"/>
      <w:lvlJc w:val="left"/>
      <w:pPr>
        <w:ind w:left="3134" w:hanging="366"/>
      </w:pPr>
      <w:rPr>
        <w:rFonts w:hint="default"/>
      </w:rPr>
    </w:lvl>
    <w:lvl w:ilvl="5" w:tplc="5FBC2388">
      <w:numFmt w:val="bullet"/>
      <w:lvlText w:val="•"/>
      <w:lvlJc w:val="left"/>
      <w:pPr>
        <w:ind w:left="3652" w:hanging="366"/>
      </w:pPr>
      <w:rPr>
        <w:rFonts w:hint="default"/>
      </w:rPr>
    </w:lvl>
    <w:lvl w:ilvl="6" w:tplc="7048D78E">
      <w:numFmt w:val="bullet"/>
      <w:lvlText w:val="•"/>
      <w:lvlJc w:val="left"/>
      <w:pPr>
        <w:ind w:left="4171" w:hanging="366"/>
      </w:pPr>
      <w:rPr>
        <w:rFonts w:hint="default"/>
      </w:rPr>
    </w:lvl>
    <w:lvl w:ilvl="7" w:tplc="0240BF7A">
      <w:numFmt w:val="bullet"/>
      <w:lvlText w:val="•"/>
      <w:lvlJc w:val="left"/>
      <w:pPr>
        <w:ind w:left="4689" w:hanging="366"/>
      </w:pPr>
      <w:rPr>
        <w:rFonts w:hint="default"/>
      </w:rPr>
    </w:lvl>
    <w:lvl w:ilvl="8" w:tplc="5A5C1878">
      <w:numFmt w:val="bullet"/>
      <w:lvlText w:val="•"/>
      <w:lvlJc w:val="left"/>
      <w:pPr>
        <w:ind w:left="5208" w:hanging="366"/>
      </w:pPr>
      <w:rPr>
        <w:rFonts w:hint="default"/>
      </w:rPr>
    </w:lvl>
  </w:abstractNum>
  <w:abstractNum w:abstractNumId="19" w15:restartNumberingAfterBreak="0">
    <w:nsid w:val="49324D6E"/>
    <w:multiLevelType w:val="hybridMultilevel"/>
    <w:tmpl w:val="69A209A4"/>
    <w:lvl w:ilvl="0" w:tplc="14A08CB6">
      <w:numFmt w:val="bullet"/>
      <w:lvlText w:val="•"/>
      <w:lvlJc w:val="left"/>
      <w:pPr>
        <w:ind w:left="322" w:hanging="273"/>
      </w:pPr>
      <w:rPr>
        <w:rFonts w:ascii="Arial" w:eastAsia="Arial" w:hAnsi="Arial" w:cs="Arial" w:hint="default"/>
        <w:b w:val="0"/>
        <w:bCs w:val="0"/>
        <w:i w:val="0"/>
        <w:iCs w:val="0"/>
        <w:color w:val="111111"/>
        <w:w w:val="101"/>
        <w:sz w:val="20"/>
        <w:szCs w:val="20"/>
      </w:rPr>
    </w:lvl>
    <w:lvl w:ilvl="1" w:tplc="C7CE9FDC">
      <w:numFmt w:val="bullet"/>
      <w:lvlText w:val="•"/>
      <w:lvlJc w:val="left"/>
      <w:pPr>
        <w:ind w:left="965" w:hanging="273"/>
      </w:pPr>
      <w:rPr>
        <w:rFonts w:hint="default"/>
      </w:rPr>
    </w:lvl>
    <w:lvl w:ilvl="2" w:tplc="5D18D81C">
      <w:numFmt w:val="bullet"/>
      <w:lvlText w:val="•"/>
      <w:lvlJc w:val="left"/>
      <w:pPr>
        <w:ind w:left="1611" w:hanging="273"/>
      </w:pPr>
      <w:rPr>
        <w:rFonts w:hint="default"/>
      </w:rPr>
    </w:lvl>
    <w:lvl w:ilvl="3" w:tplc="215C1DC2">
      <w:numFmt w:val="bullet"/>
      <w:lvlText w:val="•"/>
      <w:lvlJc w:val="left"/>
      <w:pPr>
        <w:ind w:left="2257" w:hanging="273"/>
      </w:pPr>
      <w:rPr>
        <w:rFonts w:hint="default"/>
      </w:rPr>
    </w:lvl>
    <w:lvl w:ilvl="4" w:tplc="091AABB4">
      <w:numFmt w:val="bullet"/>
      <w:lvlText w:val="•"/>
      <w:lvlJc w:val="left"/>
      <w:pPr>
        <w:ind w:left="2902" w:hanging="273"/>
      </w:pPr>
      <w:rPr>
        <w:rFonts w:hint="default"/>
      </w:rPr>
    </w:lvl>
    <w:lvl w:ilvl="5" w:tplc="936AB82E">
      <w:numFmt w:val="bullet"/>
      <w:lvlText w:val="•"/>
      <w:lvlJc w:val="left"/>
      <w:pPr>
        <w:ind w:left="3548" w:hanging="273"/>
      </w:pPr>
      <w:rPr>
        <w:rFonts w:hint="default"/>
      </w:rPr>
    </w:lvl>
    <w:lvl w:ilvl="6" w:tplc="3E581104">
      <w:numFmt w:val="bullet"/>
      <w:lvlText w:val="•"/>
      <w:lvlJc w:val="left"/>
      <w:pPr>
        <w:ind w:left="4194" w:hanging="273"/>
      </w:pPr>
      <w:rPr>
        <w:rFonts w:hint="default"/>
      </w:rPr>
    </w:lvl>
    <w:lvl w:ilvl="7" w:tplc="480A254E">
      <w:numFmt w:val="bullet"/>
      <w:lvlText w:val="•"/>
      <w:lvlJc w:val="left"/>
      <w:pPr>
        <w:ind w:left="4839" w:hanging="273"/>
      </w:pPr>
      <w:rPr>
        <w:rFonts w:hint="default"/>
      </w:rPr>
    </w:lvl>
    <w:lvl w:ilvl="8" w:tplc="6F4C4B4C">
      <w:numFmt w:val="bullet"/>
      <w:lvlText w:val="•"/>
      <w:lvlJc w:val="left"/>
      <w:pPr>
        <w:ind w:left="5485" w:hanging="273"/>
      </w:pPr>
      <w:rPr>
        <w:rFonts w:hint="default"/>
      </w:rPr>
    </w:lvl>
  </w:abstractNum>
  <w:abstractNum w:abstractNumId="20" w15:restartNumberingAfterBreak="0">
    <w:nsid w:val="53F6390E"/>
    <w:multiLevelType w:val="hybridMultilevel"/>
    <w:tmpl w:val="02BEA7AA"/>
    <w:lvl w:ilvl="0" w:tplc="94DA15BE">
      <w:numFmt w:val="bullet"/>
      <w:lvlText w:val="•"/>
      <w:lvlJc w:val="left"/>
      <w:pPr>
        <w:ind w:left="322" w:hanging="273"/>
      </w:pPr>
      <w:rPr>
        <w:rFonts w:ascii="Arial" w:eastAsia="Arial" w:hAnsi="Arial" w:cs="Arial" w:hint="default"/>
        <w:b w:val="0"/>
        <w:bCs w:val="0"/>
        <w:i w:val="0"/>
        <w:iCs w:val="0"/>
        <w:color w:val="111111"/>
        <w:w w:val="110"/>
        <w:sz w:val="20"/>
        <w:szCs w:val="20"/>
      </w:rPr>
    </w:lvl>
    <w:lvl w:ilvl="1" w:tplc="71DED2CA">
      <w:numFmt w:val="bullet"/>
      <w:lvlText w:val="•"/>
      <w:lvlJc w:val="left"/>
      <w:pPr>
        <w:ind w:left="965" w:hanging="273"/>
      </w:pPr>
      <w:rPr>
        <w:rFonts w:hint="default"/>
      </w:rPr>
    </w:lvl>
    <w:lvl w:ilvl="2" w:tplc="06C6167C">
      <w:numFmt w:val="bullet"/>
      <w:lvlText w:val="•"/>
      <w:lvlJc w:val="left"/>
      <w:pPr>
        <w:ind w:left="1611" w:hanging="273"/>
      </w:pPr>
      <w:rPr>
        <w:rFonts w:hint="default"/>
      </w:rPr>
    </w:lvl>
    <w:lvl w:ilvl="3" w:tplc="F53CC0D0">
      <w:numFmt w:val="bullet"/>
      <w:lvlText w:val="•"/>
      <w:lvlJc w:val="left"/>
      <w:pPr>
        <w:ind w:left="2257" w:hanging="273"/>
      </w:pPr>
      <w:rPr>
        <w:rFonts w:hint="default"/>
      </w:rPr>
    </w:lvl>
    <w:lvl w:ilvl="4" w:tplc="A210E8F8">
      <w:numFmt w:val="bullet"/>
      <w:lvlText w:val="•"/>
      <w:lvlJc w:val="left"/>
      <w:pPr>
        <w:ind w:left="2902" w:hanging="273"/>
      </w:pPr>
      <w:rPr>
        <w:rFonts w:hint="default"/>
      </w:rPr>
    </w:lvl>
    <w:lvl w:ilvl="5" w:tplc="31A29000">
      <w:numFmt w:val="bullet"/>
      <w:lvlText w:val="•"/>
      <w:lvlJc w:val="left"/>
      <w:pPr>
        <w:ind w:left="3548" w:hanging="273"/>
      </w:pPr>
      <w:rPr>
        <w:rFonts w:hint="default"/>
      </w:rPr>
    </w:lvl>
    <w:lvl w:ilvl="6" w:tplc="B26C6318">
      <w:numFmt w:val="bullet"/>
      <w:lvlText w:val="•"/>
      <w:lvlJc w:val="left"/>
      <w:pPr>
        <w:ind w:left="4194" w:hanging="273"/>
      </w:pPr>
      <w:rPr>
        <w:rFonts w:hint="default"/>
      </w:rPr>
    </w:lvl>
    <w:lvl w:ilvl="7" w:tplc="EEA4C9AA">
      <w:numFmt w:val="bullet"/>
      <w:lvlText w:val="•"/>
      <w:lvlJc w:val="left"/>
      <w:pPr>
        <w:ind w:left="4839" w:hanging="273"/>
      </w:pPr>
      <w:rPr>
        <w:rFonts w:hint="default"/>
      </w:rPr>
    </w:lvl>
    <w:lvl w:ilvl="8" w:tplc="19380202">
      <w:numFmt w:val="bullet"/>
      <w:lvlText w:val="•"/>
      <w:lvlJc w:val="left"/>
      <w:pPr>
        <w:ind w:left="5485" w:hanging="273"/>
      </w:pPr>
      <w:rPr>
        <w:rFonts w:hint="default"/>
      </w:rPr>
    </w:lvl>
  </w:abstractNum>
  <w:abstractNum w:abstractNumId="21" w15:restartNumberingAfterBreak="0">
    <w:nsid w:val="5417475D"/>
    <w:multiLevelType w:val="hybridMultilevel"/>
    <w:tmpl w:val="006C8E3A"/>
    <w:lvl w:ilvl="0" w:tplc="B476A998">
      <w:start w:val="1"/>
      <w:numFmt w:val="decimal"/>
      <w:lvlText w:val="[%1]"/>
      <w:lvlJc w:val="left"/>
      <w:pPr>
        <w:ind w:left="1453" w:hanging="320"/>
      </w:pPr>
      <w:rPr>
        <w:rFonts w:ascii="Book Antiqua" w:eastAsia="Book Antiqua" w:hAnsi="Book Antiqua" w:cs="Book Antiqua" w:hint="default"/>
        <w:b w:val="0"/>
        <w:bCs w:val="0"/>
        <w:i w:val="0"/>
        <w:iCs w:val="0"/>
        <w:spacing w:val="-1"/>
        <w:w w:val="90"/>
        <w:sz w:val="20"/>
        <w:szCs w:val="20"/>
      </w:rPr>
    </w:lvl>
    <w:lvl w:ilvl="1" w:tplc="AF26DCAC">
      <w:numFmt w:val="bullet"/>
      <w:lvlText w:val="•"/>
      <w:lvlJc w:val="left"/>
      <w:pPr>
        <w:ind w:left="2504" w:hanging="320"/>
      </w:pPr>
      <w:rPr>
        <w:rFonts w:hint="default"/>
      </w:rPr>
    </w:lvl>
    <w:lvl w:ilvl="2" w:tplc="3D043A62">
      <w:numFmt w:val="bullet"/>
      <w:lvlText w:val="•"/>
      <w:lvlJc w:val="left"/>
      <w:pPr>
        <w:ind w:left="3549" w:hanging="320"/>
      </w:pPr>
      <w:rPr>
        <w:rFonts w:hint="default"/>
      </w:rPr>
    </w:lvl>
    <w:lvl w:ilvl="3" w:tplc="51E4E894">
      <w:numFmt w:val="bullet"/>
      <w:lvlText w:val="•"/>
      <w:lvlJc w:val="left"/>
      <w:pPr>
        <w:ind w:left="4593" w:hanging="320"/>
      </w:pPr>
      <w:rPr>
        <w:rFonts w:hint="default"/>
      </w:rPr>
    </w:lvl>
    <w:lvl w:ilvl="4" w:tplc="31FE5E38">
      <w:numFmt w:val="bullet"/>
      <w:lvlText w:val="•"/>
      <w:lvlJc w:val="left"/>
      <w:pPr>
        <w:ind w:left="5638" w:hanging="320"/>
      </w:pPr>
      <w:rPr>
        <w:rFonts w:hint="default"/>
      </w:rPr>
    </w:lvl>
    <w:lvl w:ilvl="5" w:tplc="E0664766">
      <w:numFmt w:val="bullet"/>
      <w:lvlText w:val="•"/>
      <w:lvlJc w:val="left"/>
      <w:pPr>
        <w:ind w:left="6682" w:hanging="320"/>
      </w:pPr>
      <w:rPr>
        <w:rFonts w:hint="default"/>
      </w:rPr>
    </w:lvl>
    <w:lvl w:ilvl="6" w:tplc="9C642F92">
      <w:numFmt w:val="bullet"/>
      <w:lvlText w:val="•"/>
      <w:lvlJc w:val="left"/>
      <w:pPr>
        <w:ind w:left="7727" w:hanging="320"/>
      </w:pPr>
      <w:rPr>
        <w:rFonts w:hint="default"/>
      </w:rPr>
    </w:lvl>
    <w:lvl w:ilvl="7" w:tplc="60AC089A">
      <w:numFmt w:val="bullet"/>
      <w:lvlText w:val="•"/>
      <w:lvlJc w:val="left"/>
      <w:pPr>
        <w:ind w:left="8771" w:hanging="320"/>
      </w:pPr>
      <w:rPr>
        <w:rFonts w:hint="default"/>
      </w:rPr>
    </w:lvl>
    <w:lvl w:ilvl="8" w:tplc="65DAF728">
      <w:numFmt w:val="bullet"/>
      <w:lvlText w:val="•"/>
      <w:lvlJc w:val="left"/>
      <w:pPr>
        <w:ind w:left="9816" w:hanging="320"/>
      </w:pPr>
      <w:rPr>
        <w:rFonts w:hint="default"/>
      </w:rPr>
    </w:lvl>
  </w:abstractNum>
  <w:abstractNum w:abstractNumId="22" w15:restartNumberingAfterBreak="0">
    <w:nsid w:val="54D35B4B"/>
    <w:multiLevelType w:val="multilevel"/>
    <w:tmpl w:val="40A686EE"/>
    <w:lvl w:ilvl="0">
      <w:start w:val="1"/>
      <w:numFmt w:val="decimal"/>
      <w:lvlText w:val="%1."/>
      <w:lvlJc w:val="left"/>
      <w:pPr>
        <w:ind w:left="1694" w:hanging="561"/>
      </w:pPr>
      <w:rPr>
        <w:rFonts w:ascii="Book Antiqua" w:eastAsia="Book Antiqua" w:hAnsi="Book Antiqua" w:cs="Book Antiqua" w:hint="default"/>
        <w:b/>
        <w:bCs/>
        <w:i w:val="0"/>
        <w:iCs w:val="0"/>
        <w:color w:val="6285A0"/>
        <w:spacing w:val="-1"/>
        <w:w w:val="116"/>
        <w:sz w:val="28"/>
        <w:szCs w:val="28"/>
      </w:rPr>
    </w:lvl>
    <w:lvl w:ilvl="1">
      <w:start w:val="1"/>
      <w:numFmt w:val="decimal"/>
      <w:lvlText w:val="%1.%2."/>
      <w:lvlJc w:val="left"/>
      <w:pPr>
        <w:ind w:left="1821" w:hanging="688"/>
      </w:pPr>
      <w:rPr>
        <w:rFonts w:ascii="Book Antiqua" w:eastAsia="Book Antiqua" w:hAnsi="Book Antiqua" w:cs="Book Antiqua" w:hint="default"/>
        <w:b/>
        <w:bCs/>
        <w:i w:val="0"/>
        <w:iCs w:val="0"/>
        <w:color w:val="6285A0"/>
        <w:w w:val="116"/>
        <w:sz w:val="24"/>
        <w:szCs w:val="24"/>
      </w:rPr>
    </w:lvl>
    <w:lvl w:ilvl="2">
      <w:numFmt w:val="bullet"/>
      <w:lvlText w:val="•"/>
      <w:lvlJc w:val="left"/>
      <w:pPr>
        <w:ind w:left="1679" w:hanging="209"/>
      </w:pPr>
      <w:rPr>
        <w:rFonts w:ascii="Arial" w:eastAsia="Arial" w:hAnsi="Arial" w:cs="Arial" w:hint="default"/>
        <w:b w:val="0"/>
        <w:bCs w:val="0"/>
        <w:i/>
        <w:iCs/>
        <w:w w:val="142"/>
        <w:sz w:val="20"/>
        <w:szCs w:val="20"/>
      </w:rPr>
    </w:lvl>
    <w:lvl w:ilvl="3">
      <w:numFmt w:val="bullet"/>
      <w:lvlText w:val="•"/>
      <w:lvlJc w:val="left"/>
      <w:pPr>
        <w:ind w:left="3080" w:hanging="209"/>
      </w:pPr>
      <w:rPr>
        <w:rFonts w:hint="default"/>
      </w:rPr>
    </w:lvl>
    <w:lvl w:ilvl="4">
      <w:numFmt w:val="bullet"/>
      <w:lvlText w:val="•"/>
      <w:lvlJc w:val="left"/>
      <w:pPr>
        <w:ind w:left="4341" w:hanging="209"/>
      </w:pPr>
      <w:rPr>
        <w:rFonts w:hint="default"/>
      </w:rPr>
    </w:lvl>
    <w:lvl w:ilvl="5">
      <w:numFmt w:val="bullet"/>
      <w:lvlText w:val="•"/>
      <w:lvlJc w:val="left"/>
      <w:pPr>
        <w:ind w:left="5602" w:hanging="209"/>
      </w:pPr>
      <w:rPr>
        <w:rFonts w:hint="default"/>
      </w:rPr>
    </w:lvl>
    <w:lvl w:ilvl="6">
      <w:numFmt w:val="bullet"/>
      <w:lvlText w:val="•"/>
      <w:lvlJc w:val="left"/>
      <w:pPr>
        <w:ind w:left="6862" w:hanging="209"/>
      </w:pPr>
      <w:rPr>
        <w:rFonts w:hint="default"/>
      </w:rPr>
    </w:lvl>
    <w:lvl w:ilvl="7">
      <w:numFmt w:val="bullet"/>
      <w:lvlText w:val="•"/>
      <w:lvlJc w:val="left"/>
      <w:pPr>
        <w:ind w:left="8123" w:hanging="209"/>
      </w:pPr>
      <w:rPr>
        <w:rFonts w:hint="default"/>
      </w:rPr>
    </w:lvl>
    <w:lvl w:ilvl="8">
      <w:numFmt w:val="bullet"/>
      <w:lvlText w:val="•"/>
      <w:lvlJc w:val="left"/>
      <w:pPr>
        <w:ind w:left="9384" w:hanging="209"/>
      </w:pPr>
      <w:rPr>
        <w:rFonts w:hint="default"/>
      </w:rPr>
    </w:lvl>
  </w:abstractNum>
  <w:abstractNum w:abstractNumId="23" w15:restartNumberingAfterBreak="0">
    <w:nsid w:val="694F55FE"/>
    <w:multiLevelType w:val="hybridMultilevel"/>
    <w:tmpl w:val="88467A78"/>
    <w:lvl w:ilvl="0" w:tplc="D6A04A74">
      <w:numFmt w:val="bullet"/>
      <w:lvlText w:val="•"/>
      <w:lvlJc w:val="left"/>
      <w:pPr>
        <w:ind w:left="415" w:hanging="366"/>
      </w:pPr>
      <w:rPr>
        <w:rFonts w:ascii="Arial" w:eastAsia="Arial" w:hAnsi="Arial" w:cs="Arial" w:hint="default"/>
        <w:b w:val="0"/>
        <w:bCs w:val="0"/>
        <w:i w:val="0"/>
        <w:iCs w:val="0"/>
        <w:color w:val="11110F"/>
        <w:w w:val="105"/>
        <w:sz w:val="20"/>
        <w:szCs w:val="20"/>
      </w:rPr>
    </w:lvl>
    <w:lvl w:ilvl="1" w:tplc="9E84AAD0">
      <w:numFmt w:val="bullet"/>
      <w:lvlText w:val="•"/>
      <w:lvlJc w:val="left"/>
      <w:pPr>
        <w:ind w:left="1054" w:hanging="366"/>
      </w:pPr>
      <w:rPr>
        <w:rFonts w:hint="default"/>
      </w:rPr>
    </w:lvl>
    <w:lvl w:ilvl="2" w:tplc="81A0496A">
      <w:numFmt w:val="bullet"/>
      <w:lvlText w:val="•"/>
      <w:lvlJc w:val="left"/>
      <w:pPr>
        <w:ind w:left="1689" w:hanging="366"/>
      </w:pPr>
      <w:rPr>
        <w:rFonts w:hint="default"/>
      </w:rPr>
    </w:lvl>
    <w:lvl w:ilvl="3" w:tplc="C1240E26">
      <w:numFmt w:val="bullet"/>
      <w:lvlText w:val="•"/>
      <w:lvlJc w:val="left"/>
      <w:pPr>
        <w:ind w:left="2324" w:hanging="366"/>
      </w:pPr>
      <w:rPr>
        <w:rFonts w:hint="default"/>
      </w:rPr>
    </w:lvl>
    <w:lvl w:ilvl="4" w:tplc="18EEADD8">
      <w:numFmt w:val="bullet"/>
      <w:lvlText w:val="•"/>
      <w:lvlJc w:val="left"/>
      <w:pPr>
        <w:ind w:left="2959" w:hanging="366"/>
      </w:pPr>
      <w:rPr>
        <w:rFonts w:hint="default"/>
      </w:rPr>
    </w:lvl>
    <w:lvl w:ilvl="5" w:tplc="C70A4302">
      <w:numFmt w:val="bullet"/>
      <w:lvlText w:val="•"/>
      <w:lvlJc w:val="left"/>
      <w:pPr>
        <w:ind w:left="3594" w:hanging="366"/>
      </w:pPr>
      <w:rPr>
        <w:rFonts w:hint="default"/>
      </w:rPr>
    </w:lvl>
    <w:lvl w:ilvl="6" w:tplc="285A7C3E">
      <w:numFmt w:val="bullet"/>
      <w:lvlText w:val="•"/>
      <w:lvlJc w:val="left"/>
      <w:pPr>
        <w:ind w:left="4229" w:hanging="366"/>
      </w:pPr>
      <w:rPr>
        <w:rFonts w:hint="default"/>
      </w:rPr>
    </w:lvl>
    <w:lvl w:ilvl="7" w:tplc="D28E4E16">
      <w:numFmt w:val="bullet"/>
      <w:lvlText w:val="•"/>
      <w:lvlJc w:val="left"/>
      <w:pPr>
        <w:ind w:left="4864" w:hanging="366"/>
      </w:pPr>
      <w:rPr>
        <w:rFonts w:hint="default"/>
      </w:rPr>
    </w:lvl>
    <w:lvl w:ilvl="8" w:tplc="0E3674D4">
      <w:numFmt w:val="bullet"/>
      <w:lvlText w:val="•"/>
      <w:lvlJc w:val="left"/>
      <w:pPr>
        <w:ind w:left="5499" w:hanging="366"/>
      </w:pPr>
      <w:rPr>
        <w:rFonts w:hint="default"/>
      </w:rPr>
    </w:lvl>
  </w:abstractNum>
  <w:abstractNum w:abstractNumId="24" w15:restartNumberingAfterBreak="0">
    <w:nsid w:val="69A76D0E"/>
    <w:multiLevelType w:val="hybridMultilevel"/>
    <w:tmpl w:val="1520EA28"/>
    <w:lvl w:ilvl="0" w:tplc="9E98AFF4">
      <w:numFmt w:val="bullet"/>
      <w:lvlText w:val="•"/>
      <w:lvlJc w:val="left"/>
      <w:pPr>
        <w:ind w:left="327" w:hanging="273"/>
      </w:pPr>
      <w:rPr>
        <w:rFonts w:ascii="Arial" w:eastAsia="Arial" w:hAnsi="Arial" w:cs="Arial" w:hint="default"/>
        <w:b w:val="0"/>
        <w:bCs w:val="0"/>
        <w:i w:val="0"/>
        <w:iCs w:val="0"/>
        <w:color w:val="111111"/>
        <w:w w:val="108"/>
        <w:sz w:val="20"/>
        <w:szCs w:val="20"/>
      </w:rPr>
    </w:lvl>
    <w:lvl w:ilvl="1" w:tplc="B566A10A">
      <w:numFmt w:val="bullet"/>
      <w:lvlText w:val="•"/>
      <w:lvlJc w:val="left"/>
      <w:pPr>
        <w:ind w:left="965" w:hanging="273"/>
      </w:pPr>
      <w:rPr>
        <w:rFonts w:hint="default"/>
      </w:rPr>
    </w:lvl>
    <w:lvl w:ilvl="2" w:tplc="6700F6F4">
      <w:numFmt w:val="bullet"/>
      <w:lvlText w:val="•"/>
      <w:lvlJc w:val="left"/>
      <w:pPr>
        <w:ind w:left="1611" w:hanging="273"/>
      </w:pPr>
      <w:rPr>
        <w:rFonts w:hint="default"/>
      </w:rPr>
    </w:lvl>
    <w:lvl w:ilvl="3" w:tplc="7CCC2DEC">
      <w:numFmt w:val="bullet"/>
      <w:lvlText w:val="•"/>
      <w:lvlJc w:val="left"/>
      <w:pPr>
        <w:ind w:left="2257" w:hanging="273"/>
      </w:pPr>
      <w:rPr>
        <w:rFonts w:hint="default"/>
      </w:rPr>
    </w:lvl>
    <w:lvl w:ilvl="4" w:tplc="3BA2FE0E">
      <w:numFmt w:val="bullet"/>
      <w:lvlText w:val="•"/>
      <w:lvlJc w:val="left"/>
      <w:pPr>
        <w:ind w:left="2902" w:hanging="273"/>
      </w:pPr>
      <w:rPr>
        <w:rFonts w:hint="default"/>
      </w:rPr>
    </w:lvl>
    <w:lvl w:ilvl="5" w:tplc="03CC183E">
      <w:numFmt w:val="bullet"/>
      <w:lvlText w:val="•"/>
      <w:lvlJc w:val="left"/>
      <w:pPr>
        <w:ind w:left="3548" w:hanging="273"/>
      </w:pPr>
      <w:rPr>
        <w:rFonts w:hint="default"/>
      </w:rPr>
    </w:lvl>
    <w:lvl w:ilvl="6" w:tplc="8A2EB0D4">
      <w:numFmt w:val="bullet"/>
      <w:lvlText w:val="•"/>
      <w:lvlJc w:val="left"/>
      <w:pPr>
        <w:ind w:left="4194" w:hanging="273"/>
      </w:pPr>
      <w:rPr>
        <w:rFonts w:hint="default"/>
      </w:rPr>
    </w:lvl>
    <w:lvl w:ilvl="7" w:tplc="623CEDFC">
      <w:numFmt w:val="bullet"/>
      <w:lvlText w:val="•"/>
      <w:lvlJc w:val="left"/>
      <w:pPr>
        <w:ind w:left="4839" w:hanging="273"/>
      </w:pPr>
      <w:rPr>
        <w:rFonts w:hint="default"/>
      </w:rPr>
    </w:lvl>
    <w:lvl w:ilvl="8" w:tplc="6A222562">
      <w:numFmt w:val="bullet"/>
      <w:lvlText w:val="•"/>
      <w:lvlJc w:val="left"/>
      <w:pPr>
        <w:ind w:left="5485" w:hanging="273"/>
      </w:pPr>
      <w:rPr>
        <w:rFonts w:hint="default"/>
      </w:rPr>
    </w:lvl>
  </w:abstractNum>
  <w:abstractNum w:abstractNumId="25" w15:restartNumberingAfterBreak="0">
    <w:nsid w:val="6DD54A3F"/>
    <w:multiLevelType w:val="hybridMultilevel"/>
    <w:tmpl w:val="380A3FFE"/>
    <w:lvl w:ilvl="0" w:tplc="82C8C0E0">
      <w:start w:val="1"/>
      <w:numFmt w:val="decimal"/>
      <w:lvlText w:val="[%1]"/>
      <w:lvlJc w:val="left"/>
      <w:pPr>
        <w:ind w:left="1453" w:hanging="320"/>
      </w:pPr>
      <w:rPr>
        <w:rFonts w:ascii="Book Antiqua" w:eastAsia="Book Antiqua" w:hAnsi="Book Antiqua" w:cs="Book Antiqua" w:hint="default"/>
        <w:b w:val="0"/>
        <w:bCs w:val="0"/>
        <w:i w:val="0"/>
        <w:iCs w:val="0"/>
        <w:spacing w:val="-1"/>
        <w:w w:val="90"/>
        <w:sz w:val="20"/>
        <w:szCs w:val="20"/>
      </w:rPr>
    </w:lvl>
    <w:lvl w:ilvl="1" w:tplc="EE48E37E">
      <w:numFmt w:val="bullet"/>
      <w:lvlText w:val="•"/>
      <w:lvlJc w:val="left"/>
      <w:pPr>
        <w:ind w:left="2504" w:hanging="320"/>
      </w:pPr>
      <w:rPr>
        <w:rFonts w:hint="default"/>
      </w:rPr>
    </w:lvl>
    <w:lvl w:ilvl="2" w:tplc="047EB058">
      <w:numFmt w:val="bullet"/>
      <w:lvlText w:val="•"/>
      <w:lvlJc w:val="left"/>
      <w:pPr>
        <w:ind w:left="3549" w:hanging="320"/>
      </w:pPr>
      <w:rPr>
        <w:rFonts w:hint="default"/>
      </w:rPr>
    </w:lvl>
    <w:lvl w:ilvl="3" w:tplc="C4045F1A">
      <w:numFmt w:val="bullet"/>
      <w:lvlText w:val="•"/>
      <w:lvlJc w:val="left"/>
      <w:pPr>
        <w:ind w:left="4593" w:hanging="320"/>
      </w:pPr>
      <w:rPr>
        <w:rFonts w:hint="default"/>
      </w:rPr>
    </w:lvl>
    <w:lvl w:ilvl="4" w:tplc="050E4426">
      <w:numFmt w:val="bullet"/>
      <w:lvlText w:val="•"/>
      <w:lvlJc w:val="left"/>
      <w:pPr>
        <w:ind w:left="5638" w:hanging="320"/>
      </w:pPr>
      <w:rPr>
        <w:rFonts w:hint="default"/>
      </w:rPr>
    </w:lvl>
    <w:lvl w:ilvl="5" w:tplc="C3BED960">
      <w:numFmt w:val="bullet"/>
      <w:lvlText w:val="•"/>
      <w:lvlJc w:val="left"/>
      <w:pPr>
        <w:ind w:left="6682" w:hanging="320"/>
      </w:pPr>
      <w:rPr>
        <w:rFonts w:hint="default"/>
      </w:rPr>
    </w:lvl>
    <w:lvl w:ilvl="6" w:tplc="CC50D810">
      <w:numFmt w:val="bullet"/>
      <w:lvlText w:val="•"/>
      <w:lvlJc w:val="left"/>
      <w:pPr>
        <w:ind w:left="7727" w:hanging="320"/>
      </w:pPr>
      <w:rPr>
        <w:rFonts w:hint="default"/>
      </w:rPr>
    </w:lvl>
    <w:lvl w:ilvl="7" w:tplc="74FC5C08">
      <w:numFmt w:val="bullet"/>
      <w:lvlText w:val="•"/>
      <w:lvlJc w:val="left"/>
      <w:pPr>
        <w:ind w:left="8771" w:hanging="320"/>
      </w:pPr>
      <w:rPr>
        <w:rFonts w:hint="default"/>
      </w:rPr>
    </w:lvl>
    <w:lvl w:ilvl="8" w:tplc="3C0E5296">
      <w:numFmt w:val="bullet"/>
      <w:lvlText w:val="•"/>
      <w:lvlJc w:val="left"/>
      <w:pPr>
        <w:ind w:left="9816" w:hanging="320"/>
      </w:pPr>
      <w:rPr>
        <w:rFonts w:hint="default"/>
      </w:rPr>
    </w:lvl>
  </w:abstractNum>
  <w:abstractNum w:abstractNumId="26" w15:restartNumberingAfterBreak="0">
    <w:nsid w:val="72AA2713"/>
    <w:multiLevelType w:val="hybridMultilevel"/>
    <w:tmpl w:val="A0382162"/>
    <w:lvl w:ilvl="0" w:tplc="FF3EB3F6">
      <w:numFmt w:val="bullet"/>
      <w:lvlText w:val="•"/>
      <w:lvlJc w:val="left"/>
      <w:pPr>
        <w:ind w:left="343" w:hanging="289"/>
      </w:pPr>
      <w:rPr>
        <w:rFonts w:ascii="Arial" w:eastAsia="Arial" w:hAnsi="Arial" w:cs="Arial" w:hint="default"/>
        <w:b w:val="0"/>
        <w:bCs w:val="0"/>
        <w:i w:val="0"/>
        <w:iCs w:val="0"/>
        <w:color w:val="11110F"/>
        <w:w w:val="91"/>
        <w:sz w:val="20"/>
        <w:szCs w:val="20"/>
      </w:rPr>
    </w:lvl>
    <w:lvl w:ilvl="1" w:tplc="6B66C9D8">
      <w:numFmt w:val="bullet"/>
      <w:lvlText w:val="•"/>
      <w:lvlJc w:val="left"/>
      <w:pPr>
        <w:ind w:left="982" w:hanging="289"/>
      </w:pPr>
      <w:rPr>
        <w:rFonts w:hint="default"/>
      </w:rPr>
    </w:lvl>
    <w:lvl w:ilvl="2" w:tplc="EE527936">
      <w:numFmt w:val="bullet"/>
      <w:lvlText w:val="•"/>
      <w:lvlJc w:val="left"/>
      <w:pPr>
        <w:ind w:left="1625" w:hanging="289"/>
      </w:pPr>
      <w:rPr>
        <w:rFonts w:hint="default"/>
      </w:rPr>
    </w:lvl>
    <w:lvl w:ilvl="3" w:tplc="A754C1F8">
      <w:numFmt w:val="bullet"/>
      <w:lvlText w:val="•"/>
      <w:lvlJc w:val="left"/>
      <w:pPr>
        <w:ind w:left="2268" w:hanging="289"/>
      </w:pPr>
      <w:rPr>
        <w:rFonts w:hint="default"/>
      </w:rPr>
    </w:lvl>
    <w:lvl w:ilvl="4" w:tplc="F5D45A38">
      <w:numFmt w:val="bullet"/>
      <w:lvlText w:val="•"/>
      <w:lvlJc w:val="left"/>
      <w:pPr>
        <w:ind w:left="2911" w:hanging="289"/>
      </w:pPr>
      <w:rPr>
        <w:rFonts w:hint="default"/>
      </w:rPr>
    </w:lvl>
    <w:lvl w:ilvl="5" w:tplc="A4D64628">
      <w:numFmt w:val="bullet"/>
      <w:lvlText w:val="•"/>
      <w:lvlJc w:val="left"/>
      <w:pPr>
        <w:ind w:left="3554" w:hanging="289"/>
      </w:pPr>
      <w:rPr>
        <w:rFonts w:hint="default"/>
      </w:rPr>
    </w:lvl>
    <w:lvl w:ilvl="6" w:tplc="E0CA27D6">
      <w:numFmt w:val="bullet"/>
      <w:lvlText w:val="•"/>
      <w:lvlJc w:val="left"/>
      <w:pPr>
        <w:ind w:left="4197" w:hanging="289"/>
      </w:pPr>
      <w:rPr>
        <w:rFonts w:hint="default"/>
      </w:rPr>
    </w:lvl>
    <w:lvl w:ilvl="7" w:tplc="C94289D6">
      <w:numFmt w:val="bullet"/>
      <w:lvlText w:val="•"/>
      <w:lvlJc w:val="left"/>
      <w:pPr>
        <w:ind w:left="4840" w:hanging="289"/>
      </w:pPr>
      <w:rPr>
        <w:rFonts w:hint="default"/>
      </w:rPr>
    </w:lvl>
    <w:lvl w:ilvl="8" w:tplc="57CCA28E">
      <w:numFmt w:val="bullet"/>
      <w:lvlText w:val="•"/>
      <w:lvlJc w:val="left"/>
      <w:pPr>
        <w:ind w:left="5483" w:hanging="289"/>
      </w:pPr>
      <w:rPr>
        <w:rFonts w:hint="default"/>
      </w:rPr>
    </w:lvl>
  </w:abstractNum>
  <w:abstractNum w:abstractNumId="27" w15:restartNumberingAfterBreak="0">
    <w:nsid w:val="72CF4EEA"/>
    <w:multiLevelType w:val="hybridMultilevel"/>
    <w:tmpl w:val="57106CBC"/>
    <w:lvl w:ilvl="0" w:tplc="C5828D38">
      <w:numFmt w:val="bullet"/>
      <w:lvlText w:val="•"/>
      <w:lvlJc w:val="left"/>
      <w:pPr>
        <w:ind w:left="343" w:hanging="289"/>
      </w:pPr>
      <w:rPr>
        <w:rFonts w:ascii="Arial" w:eastAsia="Arial" w:hAnsi="Arial" w:cs="Arial" w:hint="default"/>
        <w:b w:val="0"/>
        <w:bCs w:val="0"/>
        <w:i w:val="0"/>
        <w:iCs w:val="0"/>
        <w:color w:val="11110F"/>
        <w:w w:val="112"/>
        <w:sz w:val="20"/>
        <w:szCs w:val="20"/>
      </w:rPr>
    </w:lvl>
    <w:lvl w:ilvl="1" w:tplc="3AAC23A6">
      <w:numFmt w:val="bullet"/>
      <w:lvlText w:val="•"/>
      <w:lvlJc w:val="left"/>
      <w:pPr>
        <w:ind w:left="982" w:hanging="289"/>
      </w:pPr>
      <w:rPr>
        <w:rFonts w:hint="default"/>
      </w:rPr>
    </w:lvl>
    <w:lvl w:ilvl="2" w:tplc="1EF28F98">
      <w:numFmt w:val="bullet"/>
      <w:lvlText w:val="•"/>
      <w:lvlJc w:val="left"/>
      <w:pPr>
        <w:ind w:left="1625" w:hanging="289"/>
      </w:pPr>
      <w:rPr>
        <w:rFonts w:hint="default"/>
      </w:rPr>
    </w:lvl>
    <w:lvl w:ilvl="3" w:tplc="1CC61B90">
      <w:numFmt w:val="bullet"/>
      <w:lvlText w:val="•"/>
      <w:lvlJc w:val="left"/>
      <w:pPr>
        <w:ind w:left="2268" w:hanging="289"/>
      </w:pPr>
      <w:rPr>
        <w:rFonts w:hint="default"/>
      </w:rPr>
    </w:lvl>
    <w:lvl w:ilvl="4" w:tplc="B7B89ACC">
      <w:numFmt w:val="bullet"/>
      <w:lvlText w:val="•"/>
      <w:lvlJc w:val="left"/>
      <w:pPr>
        <w:ind w:left="2911" w:hanging="289"/>
      </w:pPr>
      <w:rPr>
        <w:rFonts w:hint="default"/>
      </w:rPr>
    </w:lvl>
    <w:lvl w:ilvl="5" w:tplc="1BE2284E">
      <w:numFmt w:val="bullet"/>
      <w:lvlText w:val="•"/>
      <w:lvlJc w:val="left"/>
      <w:pPr>
        <w:ind w:left="3554" w:hanging="289"/>
      </w:pPr>
      <w:rPr>
        <w:rFonts w:hint="default"/>
      </w:rPr>
    </w:lvl>
    <w:lvl w:ilvl="6" w:tplc="7B167FB4">
      <w:numFmt w:val="bullet"/>
      <w:lvlText w:val="•"/>
      <w:lvlJc w:val="left"/>
      <w:pPr>
        <w:ind w:left="4197" w:hanging="289"/>
      </w:pPr>
      <w:rPr>
        <w:rFonts w:hint="default"/>
      </w:rPr>
    </w:lvl>
    <w:lvl w:ilvl="7" w:tplc="88CEE0C0">
      <w:numFmt w:val="bullet"/>
      <w:lvlText w:val="•"/>
      <w:lvlJc w:val="left"/>
      <w:pPr>
        <w:ind w:left="4840" w:hanging="289"/>
      </w:pPr>
      <w:rPr>
        <w:rFonts w:hint="default"/>
      </w:rPr>
    </w:lvl>
    <w:lvl w:ilvl="8" w:tplc="BB98273A">
      <w:numFmt w:val="bullet"/>
      <w:lvlText w:val="•"/>
      <w:lvlJc w:val="left"/>
      <w:pPr>
        <w:ind w:left="5483" w:hanging="289"/>
      </w:pPr>
      <w:rPr>
        <w:rFonts w:hint="default"/>
      </w:rPr>
    </w:lvl>
  </w:abstractNum>
  <w:abstractNum w:abstractNumId="28" w15:restartNumberingAfterBreak="0">
    <w:nsid w:val="73460C37"/>
    <w:multiLevelType w:val="hybridMultilevel"/>
    <w:tmpl w:val="717AD614"/>
    <w:lvl w:ilvl="0" w:tplc="63AAD4EA">
      <w:numFmt w:val="bullet"/>
      <w:lvlText w:val="•"/>
      <w:lvlJc w:val="left"/>
      <w:pPr>
        <w:ind w:left="327" w:hanging="273"/>
      </w:pPr>
      <w:rPr>
        <w:rFonts w:ascii="Arial" w:eastAsia="Arial" w:hAnsi="Arial" w:cs="Arial" w:hint="default"/>
        <w:b w:val="0"/>
        <w:bCs w:val="0"/>
        <w:i w:val="0"/>
        <w:iCs w:val="0"/>
        <w:color w:val="111111"/>
        <w:w w:val="104"/>
        <w:sz w:val="20"/>
        <w:szCs w:val="20"/>
      </w:rPr>
    </w:lvl>
    <w:lvl w:ilvl="1" w:tplc="B43CF836">
      <w:numFmt w:val="bullet"/>
      <w:lvlText w:val="•"/>
      <w:lvlJc w:val="left"/>
      <w:pPr>
        <w:ind w:left="960" w:hanging="273"/>
      </w:pPr>
      <w:rPr>
        <w:rFonts w:hint="default"/>
      </w:rPr>
    </w:lvl>
    <w:lvl w:ilvl="2" w:tplc="F1F63148">
      <w:numFmt w:val="bullet"/>
      <w:lvlText w:val="•"/>
      <w:lvlJc w:val="left"/>
      <w:pPr>
        <w:ind w:left="1601" w:hanging="273"/>
      </w:pPr>
      <w:rPr>
        <w:rFonts w:hint="default"/>
      </w:rPr>
    </w:lvl>
    <w:lvl w:ilvl="3" w:tplc="24A07224">
      <w:numFmt w:val="bullet"/>
      <w:lvlText w:val="•"/>
      <w:lvlJc w:val="left"/>
      <w:pPr>
        <w:ind w:left="2241" w:hanging="273"/>
      </w:pPr>
      <w:rPr>
        <w:rFonts w:hint="default"/>
      </w:rPr>
    </w:lvl>
    <w:lvl w:ilvl="4" w:tplc="66F07D96">
      <w:numFmt w:val="bullet"/>
      <w:lvlText w:val="•"/>
      <w:lvlJc w:val="left"/>
      <w:pPr>
        <w:ind w:left="2882" w:hanging="273"/>
      </w:pPr>
      <w:rPr>
        <w:rFonts w:hint="default"/>
      </w:rPr>
    </w:lvl>
    <w:lvl w:ilvl="5" w:tplc="65B2DEEA">
      <w:numFmt w:val="bullet"/>
      <w:lvlText w:val="•"/>
      <w:lvlJc w:val="left"/>
      <w:pPr>
        <w:ind w:left="3522" w:hanging="273"/>
      </w:pPr>
      <w:rPr>
        <w:rFonts w:hint="default"/>
      </w:rPr>
    </w:lvl>
    <w:lvl w:ilvl="6" w:tplc="39F86E2C">
      <w:numFmt w:val="bullet"/>
      <w:lvlText w:val="•"/>
      <w:lvlJc w:val="left"/>
      <w:pPr>
        <w:ind w:left="4163" w:hanging="273"/>
      </w:pPr>
      <w:rPr>
        <w:rFonts w:hint="default"/>
      </w:rPr>
    </w:lvl>
    <w:lvl w:ilvl="7" w:tplc="124EA966">
      <w:numFmt w:val="bullet"/>
      <w:lvlText w:val="•"/>
      <w:lvlJc w:val="left"/>
      <w:pPr>
        <w:ind w:left="4803" w:hanging="273"/>
      </w:pPr>
      <w:rPr>
        <w:rFonts w:hint="default"/>
      </w:rPr>
    </w:lvl>
    <w:lvl w:ilvl="8" w:tplc="5A666878">
      <w:numFmt w:val="bullet"/>
      <w:lvlText w:val="•"/>
      <w:lvlJc w:val="left"/>
      <w:pPr>
        <w:ind w:left="5444" w:hanging="273"/>
      </w:pPr>
      <w:rPr>
        <w:rFonts w:hint="default"/>
      </w:rPr>
    </w:lvl>
  </w:abstractNum>
  <w:abstractNum w:abstractNumId="29" w15:restartNumberingAfterBreak="0">
    <w:nsid w:val="74261C21"/>
    <w:multiLevelType w:val="hybridMultilevel"/>
    <w:tmpl w:val="B69C0122"/>
    <w:lvl w:ilvl="0" w:tplc="CF0EF9C2">
      <w:numFmt w:val="bullet"/>
      <w:lvlText w:val="•"/>
      <w:lvlJc w:val="left"/>
      <w:pPr>
        <w:ind w:left="415" w:hanging="366"/>
      </w:pPr>
      <w:rPr>
        <w:rFonts w:ascii="Arial" w:eastAsia="Arial" w:hAnsi="Arial" w:cs="Arial" w:hint="default"/>
        <w:b w:val="0"/>
        <w:bCs w:val="0"/>
        <w:i w:val="0"/>
        <w:iCs w:val="0"/>
        <w:color w:val="11110F"/>
        <w:w w:val="111"/>
        <w:sz w:val="20"/>
        <w:szCs w:val="20"/>
      </w:rPr>
    </w:lvl>
    <w:lvl w:ilvl="1" w:tplc="2242937C">
      <w:numFmt w:val="bullet"/>
      <w:lvlText w:val="•"/>
      <w:lvlJc w:val="left"/>
      <w:pPr>
        <w:ind w:left="1054" w:hanging="366"/>
      </w:pPr>
      <w:rPr>
        <w:rFonts w:hint="default"/>
      </w:rPr>
    </w:lvl>
    <w:lvl w:ilvl="2" w:tplc="9BFCA710">
      <w:numFmt w:val="bullet"/>
      <w:lvlText w:val="•"/>
      <w:lvlJc w:val="left"/>
      <w:pPr>
        <w:ind w:left="1689" w:hanging="366"/>
      </w:pPr>
      <w:rPr>
        <w:rFonts w:hint="default"/>
      </w:rPr>
    </w:lvl>
    <w:lvl w:ilvl="3" w:tplc="BE3A6232">
      <w:numFmt w:val="bullet"/>
      <w:lvlText w:val="•"/>
      <w:lvlJc w:val="left"/>
      <w:pPr>
        <w:ind w:left="2324" w:hanging="366"/>
      </w:pPr>
      <w:rPr>
        <w:rFonts w:hint="default"/>
      </w:rPr>
    </w:lvl>
    <w:lvl w:ilvl="4" w:tplc="71289966">
      <w:numFmt w:val="bullet"/>
      <w:lvlText w:val="•"/>
      <w:lvlJc w:val="left"/>
      <w:pPr>
        <w:ind w:left="2959" w:hanging="366"/>
      </w:pPr>
      <w:rPr>
        <w:rFonts w:hint="default"/>
      </w:rPr>
    </w:lvl>
    <w:lvl w:ilvl="5" w:tplc="5E72B382">
      <w:numFmt w:val="bullet"/>
      <w:lvlText w:val="•"/>
      <w:lvlJc w:val="left"/>
      <w:pPr>
        <w:ind w:left="3594" w:hanging="366"/>
      </w:pPr>
      <w:rPr>
        <w:rFonts w:hint="default"/>
      </w:rPr>
    </w:lvl>
    <w:lvl w:ilvl="6" w:tplc="061A8D1E">
      <w:numFmt w:val="bullet"/>
      <w:lvlText w:val="•"/>
      <w:lvlJc w:val="left"/>
      <w:pPr>
        <w:ind w:left="4229" w:hanging="366"/>
      </w:pPr>
      <w:rPr>
        <w:rFonts w:hint="default"/>
      </w:rPr>
    </w:lvl>
    <w:lvl w:ilvl="7" w:tplc="35AEDFFC">
      <w:numFmt w:val="bullet"/>
      <w:lvlText w:val="•"/>
      <w:lvlJc w:val="left"/>
      <w:pPr>
        <w:ind w:left="4864" w:hanging="366"/>
      </w:pPr>
      <w:rPr>
        <w:rFonts w:hint="default"/>
      </w:rPr>
    </w:lvl>
    <w:lvl w:ilvl="8" w:tplc="7AB8722E">
      <w:numFmt w:val="bullet"/>
      <w:lvlText w:val="•"/>
      <w:lvlJc w:val="left"/>
      <w:pPr>
        <w:ind w:left="5499" w:hanging="366"/>
      </w:pPr>
      <w:rPr>
        <w:rFonts w:hint="default"/>
      </w:rPr>
    </w:lvl>
  </w:abstractNum>
  <w:abstractNum w:abstractNumId="30" w15:restartNumberingAfterBreak="0">
    <w:nsid w:val="79FF0AF1"/>
    <w:multiLevelType w:val="hybridMultilevel"/>
    <w:tmpl w:val="078011CA"/>
    <w:lvl w:ilvl="0" w:tplc="DEE0E50C">
      <w:numFmt w:val="bullet"/>
      <w:lvlText w:val="•"/>
      <w:lvlJc w:val="left"/>
      <w:pPr>
        <w:ind w:left="1247" w:hanging="289"/>
      </w:pPr>
      <w:rPr>
        <w:rFonts w:ascii="Arial" w:eastAsia="Arial" w:hAnsi="Arial" w:cs="Arial" w:hint="default"/>
        <w:b w:val="0"/>
        <w:bCs w:val="0"/>
        <w:i w:val="0"/>
        <w:iCs w:val="0"/>
        <w:color w:val="0F0F0E"/>
        <w:w w:val="103"/>
        <w:sz w:val="21"/>
        <w:szCs w:val="21"/>
      </w:rPr>
    </w:lvl>
    <w:lvl w:ilvl="1" w:tplc="BD0E4788">
      <w:numFmt w:val="bullet"/>
      <w:lvlText w:val="•"/>
      <w:lvlJc w:val="left"/>
      <w:pPr>
        <w:ind w:left="2306" w:hanging="289"/>
      </w:pPr>
      <w:rPr>
        <w:rFonts w:hint="default"/>
      </w:rPr>
    </w:lvl>
    <w:lvl w:ilvl="2" w:tplc="9070919E">
      <w:numFmt w:val="bullet"/>
      <w:lvlText w:val="•"/>
      <w:lvlJc w:val="left"/>
      <w:pPr>
        <w:ind w:left="3373" w:hanging="289"/>
      </w:pPr>
      <w:rPr>
        <w:rFonts w:hint="default"/>
      </w:rPr>
    </w:lvl>
    <w:lvl w:ilvl="3" w:tplc="E57ED1F4">
      <w:numFmt w:val="bullet"/>
      <w:lvlText w:val="•"/>
      <w:lvlJc w:val="left"/>
      <w:pPr>
        <w:ind w:left="4439" w:hanging="289"/>
      </w:pPr>
      <w:rPr>
        <w:rFonts w:hint="default"/>
      </w:rPr>
    </w:lvl>
    <w:lvl w:ilvl="4" w:tplc="178E298A">
      <w:numFmt w:val="bullet"/>
      <w:lvlText w:val="•"/>
      <w:lvlJc w:val="left"/>
      <w:pPr>
        <w:ind w:left="5506" w:hanging="289"/>
      </w:pPr>
      <w:rPr>
        <w:rFonts w:hint="default"/>
      </w:rPr>
    </w:lvl>
    <w:lvl w:ilvl="5" w:tplc="144048F4">
      <w:numFmt w:val="bullet"/>
      <w:lvlText w:val="•"/>
      <w:lvlJc w:val="left"/>
      <w:pPr>
        <w:ind w:left="6572" w:hanging="289"/>
      </w:pPr>
      <w:rPr>
        <w:rFonts w:hint="default"/>
      </w:rPr>
    </w:lvl>
    <w:lvl w:ilvl="6" w:tplc="1D28E6AC">
      <w:numFmt w:val="bullet"/>
      <w:lvlText w:val="•"/>
      <w:lvlJc w:val="left"/>
      <w:pPr>
        <w:ind w:left="7639" w:hanging="289"/>
      </w:pPr>
      <w:rPr>
        <w:rFonts w:hint="default"/>
      </w:rPr>
    </w:lvl>
    <w:lvl w:ilvl="7" w:tplc="019AECA2">
      <w:numFmt w:val="bullet"/>
      <w:lvlText w:val="•"/>
      <w:lvlJc w:val="left"/>
      <w:pPr>
        <w:ind w:left="8705" w:hanging="289"/>
      </w:pPr>
      <w:rPr>
        <w:rFonts w:hint="default"/>
      </w:rPr>
    </w:lvl>
    <w:lvl w:ilvl="8" w:tplc="84867636">
      <w:numFmt w:val="bullet"/>
      <w:lvlText w:val="•"/>
      <w:lvlJc w:val="left"/>
      <w:pPr>
        <w:ind w:left="9772" w:hanging="289"/>
      </w:pPr>
      <w:rPr>
        <w:rFonts w:hint="default"/>
      </w:rPr>
    </w:lvl>
  </w:abstractNum>
  <w:abstractNum w:abstractNumId="31" w15:restartNumberingAfterBreak="0">
    <w:nsid w:val="7C6E4C57"/>
    <w:multiLevelType w:val="hybridMultilevel"/>
    <w:tmpl w:val="BC408CF2"/>
    <w:lvl w:ilvl="0" w:tplc="97840DD0">
      <w:numFmt w:val="bullet"/>
      <w:lvlText w:val="-"/>
      <w:lvlJc w:val="left"/>
      <w:pPr>
        <w:ind w:left="2020" w:hanging="208"/>
      </w:pPr>
      <w:rPr>
        <w:rFonts w:ascii="Arial" w:eastAsia="Arial" w:hAnsi="Arial" w:cs="Arial" w:hint="default"/>
        <w:w w:val="102"/>
      </w:rPr>
    </w:lvl>
    <w:lvl w:ilvl="1" w:tplc="2892DADE">
      <w:numFmt w:val="bullet"/>
      <w:lvlText w:val="•"/>
      <w:lvlJc w:val="left"/>
      <w:pPr>
        <w:ind w:left="3008" w:hanging="208"/>
      </w:pPr>
      <w:rPr>
        <w:rFonts w:hint="default"/>
      </w:rPr>
    </w:lvl>
    <w:lvl w:ilvl="2" w:tplc="0C7648AE">
      <w:numFmt w:val="bullet"/>
      <w:lvlText w:val="•"/>
      <w:lvlJc w:val="left"/>
      <w:pPr>
        <w:ind w:left="3997" w:hanging="208"/>
      </w:pPr>
      <w:rPr>
        <w:rFonts w:hint="default"/>
      </w:rPr>
    </w:lvl>
    <w:lvl w:ilvl="3" w:tplc="D2D01428">
      <w:numFmt w:val="bullet"/>
      <w:lvlText w:val="•"/>
      <w:lvlJc w:val="left"/>
      <w:pPr>
        <w:ind w:left="4985" w:hanging="208"/>
      </w:pPr>
      <w:rPr>
        <w:rFonts w:hint="default"/>
      </w:rPr>
    </w:lvl>
    <w:lvl w:ilvl="4" w:tplc="C2B643A0">
      <w:numFmt w:val="bullet"/>
      <w:lvlText w:val="•"/>
      <w:lvlJc w:val="left"/>
      <w:pPr>
        <w:ind w:left="5974" w:hanging="208"/>
      </w:pPr>
      <w:rPr>
        <w:rFonts w:hint="default"/>
      </w:rPr>
    </w:lvl>
    <w:lvl w:ilvl="5" w:tplc="C91E0456">
      <w:numFmt w:val="bullet"/>
      <w:lvlText w:val="•"/>
      <w:lvlJc w:val="left"/>
      <w:pPr>
        <w:ind w:left="6962" w:hanging="208"/>
      </w:pPr>
      <w:rPr>
        <w:rFonts w:hint="default"/>
      </w:rPr>
    </w:lvl>
    <w:lvl w:ilvl="6" w:tplc="B550704E">
      <w:numFmt w:val="bullet"/>
      <w:lvlText w:val="•"/>
      <w:lvlJc w:val="left"/>
      <w:pPr>
        <w:ind w:left="7951" w:hanging="208"/>
      </w:pPr>
      <w:rPr>
        <w:rFonts w:hint="default"/>
      </w:rPr>
    </w:lvl>
    <w:lvl w:ilvl="7" w:tplc="E364154A">
      <w:numFmt w:val="bullet"/>
      <w:lvlText w:val="•"/>
      <w:lvlJc w:val="left"/>
      <w:pPr>
        <w:ind w:left="8939" w:hanging="208"/>
      </w:pPr>
      <w:rPr>
        <w:rFonts w:hint="default"/>
      </w:rPr>
    </w:lvl>
    <w:lvl w:ilvl="8" w:tplc="31B2CC66">
      <w:numFmt w:val="bullet"/>
      <w:lvlText w:val="•"/>
      <w:lvlJc w:val="left"/>
      <w:pPr>
        <w:ind w:left="9928" w:hanging="208"/>
      </w:pPr>
      <w:rPr>
        <w:rFonts w:hint="default"/>
      </w:rPr>
    </w:lvl>
  </w:abstractNum>
  <w:num w:numId="1">
    <w:abstractNumId w:val="2"/>
  </w:num>
  <w:num w:numId="2">
    <w:abstractNumId w:val="30"/>
  </w:num>
  <w:num w:numId="3">
    <w:abstractNumId w:val="13"/>
  </w:num>
  <w:num w:numId="4">
    <w:abstractNumId w:val="8"/>
  </w:num>
  <w:num w:numId="5">
    <w:abstractNumId w:val="29"/>
  </w:num>
  <w:num w:numId="6">
    <w:abstractNumId w:val="23"/>
  </w:num>
  <w:num w:numId="7">
    <w:abstractNumId w:val="6"/>
  </w:num>
  <w:num w:numId="8">
    <w:abstractNumId w:val="27"/>
  </w:num>
  <w:num w:numId="9">
    <w:abstractNumId w:val="11"/>
  </w:num>
  <w:num w:numId="10">
    <w:abstractNumId w:val="3"/>
  </w:num>
  <w:num w:numId="11">
    <w:abstractNumId w:val="16"/>
  </w:num>
  <w:num w:numId="12">
    <w:abstractNumId w:val="26"/>
  </w:num>
  <w:num w:numId="13">
    <w:abstractNumId w:val="18"/>
  </w:num>
  <w:num w:numId="14">
    <w:abstractNumId w:val="0"/>
  </w:num>
  <w:num w:numId="15">
    <w:abstractNumId w:val="28"/>
  </w:num>
  <w:num w:numId="16">
    <w:abstractNumId w:val="7"/>
  </w:num>
  <w:num w:numId="17">
    <w:abstractNumId w:val="4"/>
  </w:num>
  <w:num w:numId="18">
    <w:abstractNumId w:val="19"/>
  </w:num>
  <w:num w:numId="19">
    <w:abstractNumId w:val="1"/>
  </w:num>
  <w:num w:numId="20">
    <w:abstractNumId w:val="20"/>
  </w:num>
  <w:num w:numId="21">
    <w:abstractNumId w:val="10"/>
  </w:num>
  <w:num w:numId="22">
    <w:abstractNumId w:val="12"/>
  </w:num>
  <w:num w:numId="23">
    <w:abstractNumId w:val="24"/>
  </w:num>
  <w:num w:numId="24">
    <w:abstractNumId w:val="15"/>
  </w:num>
  <w:num w:numId="25">
    <w:abstractNumId w:val="9"/>
  </w:num>
  <w:num w:numId="26">
    <w:abstractNumId w:val="21"/>
  </w:num>
  <w:num w:numId="27">
    <w:abstractNumId w:val="14"/>
  </w:num>
  <w:num w:numId="28">
    <w:abstractNumId w:val="25"/>
  </w:num>
  <w:num w:numId="29">
    <w:abstractNumId w:val="22"/>
  </w:num>
  <w:num w:numId="30">
    <w:abstractNumId w:val="31"/>
  </w:num>
  <w:num w:numId="31">
    <w:abstractNumId w:val="5"/>
  </w:num>
  <w:num w:numId="32">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homas">
    <w15:presenceInfo w15:providerId="None" w15:userId="Thom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054"/>
    <w:rsid w:val="000004E2"/>
    <w:rsid w:val="000012AE"/>
    <w:rsid w:val="00011ED9"/>
    <w:rsid w:val="00013F57"/>
    <w:rsid w:val="000268CC"/>
    <w:rsid w:val="00031870"/>
    <w:rsid w:val="000334F4"/>
    <w:rsid w:val="00047036"/>
    <w:rsid w:val="000560B1"/>
    <w:rsid w:val="000646A5"/>
    <w:rsid w:val="000649FC"/>
    <w:rsid w:val="00065F56"/>
    <w:rsid w:val="00067DBA"/>
    <w:rsid w:val="000766B1"/>
    <w:rsid w:val="00080AA7"/>
    <w:rsid w:val="00081467"/>
    <w:rsid w:val="00083F12"/>
    <w:rsid w:val="00087FF7"/>
    <w:rsid w:val="000949E1"/>
    <w:rsid w:val="00096113"/>
    <w:rsid w:val="000B0C22"/>
    <w:rsid w:val="000B38D1"/>
    <w:rsid w:val="000C57ED"/>
    <w:rsid w:val="000D142B"/>
    <w:rsid w:val="000D2D16"/>
    <w:rsid w:val="000D419E"/>
    <w:rsid w:val="000D4F97"/>
    <w:rsid w:val="000D54C8"/>
    <w:rsid w:val="000D579C"/>
    <w:rsid w:val="000E2ADA"/>
    <w:rsid w:val="00101124"/>
    <w:rsid w:val="001013C2"/>
    <w:rsid w:val="001055B3"/>
    <w:rsid w:val="00110443"/>
    <w:rsid w:val="0011279B"/>
    <w:rsid w:val="0011621E"/>
    <w:rsid w:val="0012286D"/>
    <w:rsid w:val="00124B8F"/>
    <w:rsid w:val="0013020E"/>
    <w:rsid w:val="00135565"/>
    <w:rsid w:val="00141314"/>
    <w:rsid w:val="00142849"/>
    <w:rsid w:val="00144343"/>
    <w:rsid w:val="00145419"/>
    <w:rsid w:val="00146B58"/>
    <w:rsid w:val="00155004"/>
    <w:rsid w:val="00155B57"/>
    <w:rsid w:val="00161C44"/>
    <w:rsid w:val="001633B9"/>
    <w:rsid w:val="00166C63"/>
    <w:rsid w:val="00173D79"/>
    <w:rsid w:val="00177026"/>
    <w:rsid w:val="00183051"/>
    <w:rsid w:val="0018507B"/>
    <w:rsid w:val="0019297F"/>
    <w:rsid w:val="00197680"/>
    <w:rsid w:val="00197C07"/>
    <w:rsid w:val="001A0A4A"/>
    <w:rsid w:val="001A0CE1"/>
    <w:rsid w:val="001A2207"/>
    <w:rsid w:val="001A3535"/>
    <w:rsid w:val="001A79B7"/>
    <w:rsid w:val="001C4ACC"/>
    <w:rsid w:val="001D0989"/>
    <w:rsid w:val="001D1BAF"/>
    <w:rsid w:val="001D6340"/>
    <w:rsid w:val="001D7D57"/>
    <w:rsid w:val="001E0AD0"/>
    <w:rsid w:val="001E1E48"/>
    <w:rsid w:val="001E3455"/>
    <w:rsid w:val="001E7008"/>
    <w:rsid w:val="001F2C6C"/>
    <w:rsid w:val="001F6D3E"/>
    <w:rsid w:val="00223A36"/>
    <w:rsid w:val="00226BFB"/>
    <w:rsid w:val="00227925"/>
    <w:rsid w:val="00227BF4"/>
    <w:rsid w:val="0023224D"/>
    <w:rsid w:val="00232AB2"/>
    <w:rsid w:val="00237908"/>
    <w:rsid w:val="002427CE"/>
    <w:rsid w:val="0024346B"/>
    <w:rsid w:val="0024731B"/>
    <w:rsid w:val="002627AF"/>
    <w:rsid w:val="0026319B"/>
    <w:rsid w:val="00263ED8"/>
    <w:rsid w:val="0027086D"/>
    <w:rsid w:val="0027192A"/>
    <w:rsid w:val="00273BC6"/>
    <w:rsid w:val="00274006"/>
    <w:rsid w:val="0028085B"/>
    <w:rsid w:val="00280F80"/>
    <w:rsid w:val="002824C2"/>
    <w:rsid w:val="00290E77"/>
    <w:rsid w:val="002971D9"/>
    <w:rsid w:val="002A03DF"/>
    <w:rsid w:val="002A6628"/>
    <w:rsid w:val="002B2B50"/>
    <w:rsid w:val="002B2EF9"/>
    <w:rsid w:val="002B2F75"/>
    <w:rsid w:val="002B522A"/>
    <w:rsid w:val="002C6C4A"/>
    <w:rsid w:val="002D0C6B"/>
    <w:rsid w:val="002D2CA7"/>
    <w:rsid w:val="002E3DD5"/>
    <w:rsid w:val="002F3054"/>
    <w:rsid w:val="002F370C"/>
    <w:rsid w:val="002F581E"/>
    <w:rsid w:val="003018EE"/>
    <w:rsid w:val="003036B2"/>
    <w:rsid w:val="0030403D"/>
    <w:rsid w:val="00304699"/>
    <w:rsid w:val="003050B6"/>
    <w:rsid w:val="00306798"/>
    <w:rsid w:val="00311A3C"/>
    <w:rsid w:val="003128F5"/>
    <w:rsid w:val="00312E07"/>
    <w:rsid w:val="003132E4"/>
    <w:rsid w:val="0031350E"/>
    <w:rsid w:val="00316B40"/>
    <w:rsid w:val="003263A5"/>
    <w:rsid w:val="00333428"/>
    <w:rsid w:val="00334757"/>
    <w:rsid w:val="0034294F"/>
    <w:rsid w:val="0034383F"/>
    <w:rsid w:val="00346407"/>
    <w:rsid w:val="003554B0"/>
    <w:rsid w:val="00355812"/>
    <w:rsid w:val="00356238"/>
    <w:rsid w:val="00357F6E"/>
    <w:rsid w:val="00360812"/>
    <w:rsid w:val="00364BA6"/>
    <w:rsid w:val="0037010D"/>
    <w:rsid w:val="00370E3F"/>
    <w:rsid w:val="003770B4"/>
    <w:rsid w:val="00384BBE"/>
    <w:rsid w:val="0039263E"/>
    <w:rsid w:val="0039273B"/>
    <w:rsid w:val="003959B0"/>
    <w:rsid w:val="00396157"/>
    <w:rsid w:val="00396915"/>
    <w:rsid w:val="003B2247"/>
    <w:rsid w:val="003C3E55"/>
    <w:rsid w:val="003D07AF"/>
    <w:rsid w:val="003D3F55"/>
    <w:rsid w:val="003D5629"/>
    <w:rsid w:val="003E3578"/>
    <w:rsid w:val="003F35C8"/>
    <w:rsid w:val="003F3846"/>
    <w:rsid w:val="003F4312"/>
    <w:rsid w:val="00401A44"/>
    <w:rsid w:val="00407164"/>
    <w:rsid w:val="004130FD"/>
    <w:rsid w:val="0041540B"/>
    <w:rsid w:val="00417C1F"/>
    <w:rsid w:val="00417F8C"/>
    <w:rsid w:val="00423ED3"/>
    <w:rsid w:val="00425D71"/>
    <w:rsid w:val="0044022A"/>
    <w:rsid w:val="00440DAC"/>
    <w:rsid w:val="00454931"/>
    <w:rsid w:val="004675E0"/>
    <w:rsid w:val="00473E61"/>
    <w:rsid w:val="0047441A"/>
    <w:rsid w:val="00474B3B"/>
    <w:rsid w:val="00475D49"/>
    <w:rsid w:val="00476493"/>
    <w:rsid w:val="0047721F"/>
    <w:rsid w:val="004A1AF3"/>
    <w:rsid w:val="004A2BEE"/>
    <w:rsid w:val="004B1B60"/>
    <w:rsid w:val="004B2F4A"/>
    <w:rsid w:val="004B3A41"/>
    <w:rsid w:val="004B614F"/>
    <w:rsid w:val="004C5FC1"/>
    <w:rsid w:val="004D362B"/>
    <w:rsid w:val="004D3E20"/>
    <w:rsid w:val="004D5C5B"/>
    <w:rsid w:val="004D7481"/>
    <w:rsid w:val="004E224B"/>
    <w:rsid w:val="004E2300"/>
    <w:rsid w:val="004E284D"/>
    <w:rsid w:val="004F5C5F"/>
    <w:rsid w:val="004F7055"/>
    <w:rsid w:val="0050219E"/>
    <w:rsid w:val="005115B7"/>
    <w:rsid w:val="005130E1"/>
    <w:rsid w:val="0051652B"/>
    <w:rsid w:val="00522308"/>
    <w:rsid w:val="0052245D"/>
    <w:rsid w:val="00524DBC"/>
    <w:rsid w:val="00526F64"/>
    <w:rsid w:val="00527547"/>
    <w:rsid w:val="00530D66"/>
    <w:rsid w:val="00531866"/>
    <w:rsid w:val="00531E9F"/>
    <w:rsid w:val="00536C45"/>
    <w:rsid w:val="00540C09"/>
    <w:rsid w:val="00543048"/>
    <w:rsid w:val="00546DC3"/>
    <w:rsid w:val="00547275"/>
    <w:rsid w:val="00551F87"/>
    <w:rsid w:val="00556D66"/>
    <w:rsid w:val="005704F5"/>
    <w:rsid w:val="0057339C"/>
    <w:rsid w:val="0058102C"/>
    <w:rsid w:val="005B5044"/>
    <w:rsid w:val="005B5655"/>
    <w:rsid w:val="005B739E"/>
    <w:rsid w:val="005C0F93"/>
    <w:rsid w:val="005C0FC3"/>
    <w:rsid w:val="005C1B0B"/>
    <w:rsid w:val="005C1D59"/>
    <w:rsid w:val="005C2ADB"/>
    <w:rsid w:val="005C3BDE"/>
    <w:rsid w:val="005C5681"/>
    <w:rsid w:val="005C6763"/>
    <w:rsid w:val="005D1C57"/>
    <w:rsid w:val="005E1BEF"/>
    <w:rsid w:val="005E3BF7"/>
    <w:rsid w:val="005E5E81"/>
    <w:rsid w:val="005E7F84"/>
    <w:rsid w:val="005F0794"/>
    <w:rsid w:val="00602941"/>
    <w:rsid w:val="00610D2E"/>
    <w:rsid w:val="006130FC"/>
    <w:rsid w:val="00615935"/>
    <w:rsid w:val="00615BD3"/>
    <w:rsid w:val="00632E5F"/>
    <w:rsid w:val="00634E45"/>
    <w:rsid w:val="006357F8"/>
    <w:rsid w:val="0064180D"/>
    <w:rsid w:val="006421C2"/>
    <w:rsid w:val="00646770"/>
    <w:rsid w:val="00652E27"/>
    <w:rsid w:val="006562AC"/>
    <w:rsid w:val="00667900"/>
    <w:rsid w:val="006719E5"/>
    <w:rsid w:val="00674ACE"/>
    <w:rsid w:val="00675811"/>
    <w:rsid w:val="006774E5"/>
    <w:rsid w:val="00680C78"/>
    <w:rsid w:val="00681468"/>
    <w:rsid w:val="00681943"/>
    <w:rsid w:val="00682ECC"/>
    <w:rsid w:val="00683156"/>
    <w:rsid w:val="00690F0A"/>
    <w:rsid w:val="006A0F3C"/>
    <w:rsid w:val="006A114A"/>
    <w:rsid w:val="006A3222"/>
    <w:rsid w:val="006A34CD"/>
    <w:rsid w:val="006A4A1A"/>
    <w:rsid w:val="006A5BBB"/>
    <w:rsid w:val="006B2B34"/>
    <w:rsid w:val="006C32AB"/>
    <w:rsid w:val="006D0491"/>
    <w:rsid w:val="006D095C"/>
    <w:rsid w:val="006D7F80"/>
    <w:rsid w:val="006D7FCA"/>
    <w:rsid w:val="006E5E26"/>
    <w:rsid w:val="006F153D"/>
    <w:rsid w:val="006F1A38"/>
    <w:rsid w:val="00715FFA"/>
    <w:rsid w:val="0071639A"/>
    <w:rsid w:val="007169CE"/>
    <w:rsid w:val="00721131"/>
    <w:rsid w:val="00731AA2"/>
    <w:rsid w:val="007332B7"/>
    <w:rsid w:val="007348F1"/>
    <w:rsid w:val="00740971"/>
    <w:rsid w:val="007437C4"/>
    <w:rsid w:val="00744876"/>
    <w:rsid w:val="00754C35"/>
    <w:rsid w:val="00772707"/>
    <w:rsid w:val="00776007"/>
    <w:rsid w:val="00776F58"/>
    <w:rsid w:val="00780DAE"/>
    <w:rsid w:val="007811F6"/>
    <w:rsid w:val="00782E22"/>
    <w:rsid w:val="00793E96"/>
    <w:rsid w:val="007975F1"/>
    <w:rsid w:val="007A3B42"/>
    <w:rsid w:val="007A468F"/>
    <w:rsid w:val="007A61F5"/>
    <w:rsid w:val="007B1C13"/>
    <w:rsid w:val="007B63FD"/>
    <w:rsid w:val="007C0F01"/>
    <w:rsid w:val="007C1942"/>
    <w:rsid w:val="007C21DE"/>
    <w:rsid w:val="007C48D0"/>
    <w:rsid w:val="007D28E9"/>
    <w:rsid w:val="007E2BE2"/>
    <w:rsid w:val="007E351E"/>
    <w:rsid w:val="008045F4"/>
    <w:rsid w:val="00807E11"/>
    <w:rsid w:val="00811472"/>
    <w:rsid w:val="00814B73"/>
    <w:rsid w:val="008164AF"/>
    <w:rsid w:val="00816F62"/>
    <w:rsid w:val="00824BE2"/>
    <w:rsid w:val="008252C8"/>
    <w:rsid w:val="0083042F"/>
    <w:rsid w:val="00833618"/>
    <w:rsid w:val="008367F1"/>
    <w:rsid w:val="00836F6D"/>
    <w:rsid w:val="008410ED"/>
    <w:rsid w:val="00842192"/>
    <w:rsid w:val="00842988"/>
    <w:rsid w:val="00853B4D"/>
    <w:rsid w:val="00855590"/>
    <w:rsid w:val="00857355"/>
    <w:rsid w:val="008618B2"/>
    <w:rsid w:val="00865AA4"/>
    <w:rsid w:val="00866E27"/>
    <w:rsid w:val="0086772D"/>
    <w:rsid w:val="00873D3E"/>
    <w:rsid w:val="00874EA8"/>
    <w:rsid w:val="0088229F"/>
    <w:rsid w:val="008842C5"/>
    <w:rsid w:val="008918B0"/>
    <w:rsid w:val="008956B6"/>
    <w:rsid w:val="008977D9"/>
    <w:rsid w:val="008A17EB"/>
    <w:rsid w:val="008A229F"/>
    <w:rsid w:val="008B0AF8"/>
    <w:rsid w:val="008B1AC0"/>
    <w:rsid w:val="008C1197"/>
    <w:rsid w:val="008C532E"/>
    <w:rsid w:val="008D0149"/>
    <w:rsid w:val="008D083A"/>
    <w:rsid w:val="008D3EA4"/>
    <w:rsid w:val="008D4C4E"/>
    <w:rsid w:val="008D53EE"/>
    <w:rsid w:val="008D767F"/>
    <w:rsid w:val="008E069B"/>
    <w:rsid w:val="008E0B29"/>
    <w:rsid w:val="008E375D"/>
    <w:rsid w:val="008E41FA"/>
    <w:rsid w:val="008F25E6"/>
    <w:rsid w:val="008F6DC1"/>
    <w:rsid w:val="008F70D4"/>
    <w:rsid w:val="009018AF"/>
    <w:rsid w:val="009050BE"/>
    <w:rsid w:val="009102CB"/>
    <w:rsid w:val="00912472"/>
    <w:rsid w:val="00912D68"/>
    <w:rsid w:val="00913B57"/>
    <w:rsid w:val="009227F2"/>
    <w:rsid w:val="00922DF6"/>
    <w:rsid w:val="00924278"/>
    <w:rsid w:val="0092443E"/>
    <w:rsid w:val="00926381"/>
    <w:rsid w:val="00937AFC"/>
    <w:rsid w:val="00937CFD"/>
    <w:rsid w:val="00941826"/>
    <w:rsid w:val="009561B1"/>
    <w:rsid w:val="00956254"/>
    <w:rsid w:val="00963577"/>
    <w:rsid w:val="00967E6C"/>
    <w:rsid w:val="00970E0A"/>
    <w:rsid w:val="009716ED"/>
    <w:rsid w:val="00971B0A"/>
    <w:rsid w:val="00973196"/>
    <w:rsid w:val="00974E78"/>
    <w:rsid w:val="0097598E"/>
    <w:rsid w:val="009810A9"/>
    <w:rsid w:val="0098502B"/>
    <w:rsid w:val="00986116"/>
    <w:rsid w:val="009923F1"/>
    <w:rsid w:val="009A19B1"/>
    <w:rsid w:val="009A431B"/>
    <w:rsid w:val="009A47A6"/>
    <w:rsid w:val="009B5D89"/>
    <w:rsid w:val="009C5729"/>
    <w:rsid w:val="009C62ED"/>
    <w:rsid w:val="009C648D"/>
    <w:rsid w:val="009C6DBE"/>
    <w:rsid w:val="009D1956"/>
    <w:rsid w:val="009D3AF9"/>
    <w:rsid w:val="009D48B4"/>
    <w:rsid w:val="009D644F"/>
    <w:rsid w:val="009F0D69"/>
    <w:rsid w:val="009F0EDB"/>
    <w:rsid w:val="009F36F6"/>
    <w:rsid w:val="009F48A4"/>
    <w:rsid w:val="00A07228"/>
    <w:rsid w:val="00A122DA"/>
    <w:rsid w:val="00A14204"/>
    <w:rsid w:val="00A14386"/>
    <w:rsid w:val="00A15C1A"/>
    <w:rsid w:val="00A169C8"/>
    <w:rsid w:val="00A364CA"/>
    <w:rsid w:val="00A36BDE"/>
    <w:rsid w:val="00A37FED"/>
    <w:rsid w:val="00A41056"/>
    <w:rsid w:val="00A413C7"/>
    <w:rsid w:val="00A448FB"/>
    <w:rsid w:val="00A50508"/>
    <w:rsid w:val="00A55430"/>
    <w:rsid w:val="00A61C70"/>
    <w:rsid w:val="00A62E60"/>
    <w:rsid w:val="00A7150B"/>
    <w:rsid w:val="00A7257C"/>
    <w:rsid w:val="00A76FBB"/>
    <w:rsid w:val="00A84290"/>
    <w:rsid w:val="00A91C57"/>
    <w:rsid w:val="00A9219B"/>
    <w:rsid w:val="00A9664D"/>
    <w:rsid w:val="00AA6DE0"/>
    <w:rsid w:val="00AB1CFF"/>
    <w:rsid w:val="00AB36E2"/>
    <w:rsid w:val="00AB392B"/>
    <w:rsid w:val="00AC04B4"/>
    <w:rsid w:val="00AC2A12"/>
    <w:rsid w:val="00AC5B12"/>
    <w:rsid w:val="00AC7575"/>
    <w:rsid w:val="00AD6AA2"/>
    <w:rsid w:val="00AE4421"/>
    <w:rsid w:val="00AE6706"/>
    <w:rsid w:val="00AE7CBC"/>
    <w:rsid w:val="00AF0CB0"/>
    <w:rsid w:val="00AF43D0"/>
    <w:rsid w:val="00AF65AD"/>
    <w:rsid w:val="00B02F90"/>
    <w:rsid w:val="00B02FCC"/>
    <w:rsid w:val="00B03C8B"/>
    <w:rsid w:val="00B04431"/>
    <w:rsid w:val="00B07135"/>
    <w:rsid w:val="00B11AC5"/>
    <w:rsid w:val="00B22D25"/>
    <w:rsid w:val="00B27194"/>
    <w:rsid w:val="00B31477"/>
    <w:rsid w:val="00B35268"/>
    <w:rsid w:val="00B3682B"/>
    <w:rsid w:val="00B4044A"/>
    <w:rsid w:val="00B45993"/>
    <w:rsid w:val="00B471FD"/>
    <w:rsid w:val="00B478D7"/>
    <w:rsid w:val="00B512B9"/>
    <w:rsid w:val="00B51507"/>
    <w:rsid w:val="00B5222F"/>
    <w:rsid w:val="00B52E7D"/>
    <w:rsid w:val="00B5427D"/>
    <w:rsid w:val="00B554E5"/>
    <w:rsid w:val="00B57D13"/>
    <w:rsid w:val="00B62872"/>
    <w:rsid w:val="00B634D1"/>
    <w:rsid w:val="00B659AB"/>
    <w:rsid w:val="00B66402"/>
    <w:rsid w:val="00B66CF8"/>
    <w:rsid w:val="00B72376"/>
    <w:rsid w:val="00B737F8"/>
    <w:rsid w:val="00B74FA0"/>
    <w:rsid w:val="00B834FB"/>
    <w:rsid w:val="00B85FE4"/>
    <w:rsid w:val="00B87615"/>
    <w:rsid w:val="00B93F93"/>
    <w:rsid w:val="00B97FFC"/>
    <w:rsid w:val="00BA0329"/>
    <w:rsid w:val="00BA38DB"/>
    <w:rsid w:val="00BA47CB"/>
    <w:rsid w:val="00BA759A"/>
    <w:rsid w:val="00BB189F"/>
    <w:rsid w:val="00BB78FD"/>
    <w:rsid w:val="00BC2A8E"/>
    <w:rsid w:val="00BC7752"/>
    <w:rsid w:val="00BD37A5"/>
    <w:rsid w:val="00BD4E55"/>
    <w:rsid w:val="00BD66EB"/>
    <w:rsid w:val="00BE2E05"/>
    <w:rsid w:val="00BF758B"/>
    <w:rsid w:val="00C00403"/>
    <w:rsid w:val="00C00E49"/>
    <w:rsid w:val="00C126C5"/>
    <w:rsid w:val="00C12D9A"/>
    <w:rsid w:val="00C174FA"/>
    <w:rsid w:val="00C2337B"/>
    <w:rsid w:val="00C27802"/>
    <w:rsid w:val="00C31497"/>
    <w:rsid w:val="00C31529"/>
    <w:rsid w:val="00C369ED"/>
    <w:rsid w:val="00C5561E"/>
    <w:rsid w:val="00C57BBF"/>
    <w:rsid w:val="00C64B7C"/>
    <w:rsid w:val="00C71812"/>
    <w:rsid w:val="00C73CE5"/>
    <w:rsid w:val="00C771C7"/>
    <w:rsid w:val="00C8114C"/>
    <w:rsid w:val="00C82EEF"/>
    <w:rsid w:val="00C83356"/>
    <w:rsid w:val="00C9050F"/>
    <w:rsid w:val="00C93074"/>
    <w:rsid w:val="00C97F58"/>
    <w:rsid w:val="00CA3376"/>
    <w:rsid w:val="00CA415B"/>
    <w:rsid w:val="00CA5A4A"/>
    <w:rsid w:val="00CA5CDF"/>
    <w:rsid w:val="00CB0A89"/>
    <w:rsid w:val="00CB2DFE"/>
    <w:rsid w:val="00CB7530"/>
    <w:rsid w:val="00CC2683"/>
    <w:rsid w:val="00CC6142"/>
    <w:rsid w:val="00CD1F8F"/>
    <w:rsid w:val="00CD3DD3"/>
    <w:rsid w:val="00CF0512"/>
    <w:rsid w:val="00CF29C6"/>
    <w:rsid w:val="00CF38DA"/>
    <w:rsid w:val="00CF6F64"/>
    <w:rsid w:val="00CF703D"/>
    <w:rsid w:val="00CF7571"/>
    <w:rsid w:val="00D04464"/>
    <w:rsid w:val="00D05992"/>
    <w:rsid w:val="00D05B72"/>
    <w:rsid w:val="00D10473"/>
    <w:rsid w:val="00D12AEC"/>
    <w:rsid w:val="00D1349B"/>
    <w:rsid w:val="00D13B99"/>
    <w:rsid w:val="00D16347"/>
    <w:rsid w:val="00D16C13"/>
    <w:rsid w:val="00D233A0"/>
    <w:rsid w:val="00D33568"/>
    <w:rsid w:val="00D34080"/>
    <w:rsid w:val="00D3630B"/>
    <w:rsid w:val="00D54326"/>
    <w:rsid w:val="00D5706E"/>
    <w:rsid w:val="00D717A0"/>
    <w:rsid w:val="00D77B2A"/>
    <w:rsid w:val="00D825CF"/>
    <w:rsid w:val="00D865B4"/>
    <w:rsid w:val="00DA2244"/>
    <w:rsid w:val="00DA244A"/>
    <w:rsid w:val="00DA2D2C"/>
    <w:rsid w:val="00DA376E"/>
    <w:rsid w:val="00DA450C"/>
    <w:rsid w:val="00DB10D3"/>
    <w:rsid w:val="00DB3220"/>
    <w:rsid w:val="00DD3E83"/>
    <w:rsid w:val="00DD4B08"/>
    <w:rsid w:val="00DD5F5E"/>
    <w:rsid w:val="00DE2810"/>
    <w:rsid w:val="00DF168F"/>
    <w:rsid w:val="00DF7FBB"/>
    <w:rsid w:val="00E01509"/>
    <w:rsid w:val="00E01B51"/>
    <w:rsid w:val="00E047A1"/>
    <w:rsid w:val="00E05229"/>
    <w:rsid w:val="00E065F9"/>
    <w:rsid w:val="00E134F3"/>
    <w:rsid w:val="00E149EE"/>
    <w:rsid w:val="00E15CD2"/>
    <w:rsid w:val="00E15DA9"/>
    <w:rsid w:val="00E26007"/>
    <w:rsid w:val="00E32C31"/>
    <w:rsid w:val="00E341A4"/>
    <w:rsid w:val="00E34633"/>
    <w:rsid w:val="00E34E06"/>
    <w:rsid w:val="00E34EA0"/>
    <w:rsid w:val="00E42ADE"/>
    <w:rsid w:val="00E42E81"/>
    <w:rsid w:val="00E44539"/>
    <w:rsid w:val="00E454DE"/>
    <w:rsid w:val="00E55C51"/>
    <w:rsid w:val="00E56F0F"/>
    <w:rsid w:val="00E62C44"/>
    <w:rsid w:val="00E63CA3"/>
    <w:rsid w:val="00E700CC"/>
    <w:rsid w:val="00E71015"/>
    <w:rsid w:val="00E76676"/>
    <w:rsid w:val="00E85CDB"/>
    <w:rsid w:val="00E929DE"/>
    <w:rsid w:val="00EA0C7D"/>
    <w:rsid w:val="00EB21CD"/>
    <w:rsid w:val="00EB284A"/>
    <w:rsid w:val="00EB7328"/>
    <w:rsid w:val="00EC2E56"/>
    <w:rsid w:val="00EC5FC0"/>
    <w:rsid w:val="00ED1B75"/>
    <w:rsid w:val="00ED1D0C"/>
    <w:rsid w:val="00ED21E2"/>
    <w:rsid w:val="00ED3B34"/>
    <w:rsid w:val="00ED6F42"/>
    <w:rsid w:val="00EE00CB"/>
    <w:rsid w:val="00EE2E1C"/>
    <w:rsid w:val="00EE46ED"/>
    <w:rsid w:val="00EE61AC"/>
    <w:rsid w:val="00EE727F"/>
    <w:rsid w:val="00EF0E1F"/>
    <w:rsid w:val="00F033B9"/>
    <w:rsid w:val="00F045D5"/>
    <w:rsid w:val="00F04C1C"/>
    <w:rsid w:val="00F0672B"/>
    <w:rsid w:val="00F12CC2"/>
    <w:rsid w:val="00F14A87"/>
    <w:rsid w:val="00F23859"/>
    <w:rsid w:val="00F2548D"/>
    <w:rsid w:val="00F2611B"/>
    <w:rsid w:val="00F30324"/>
    <w:rsid w:val="00F34838"/>
    <w:rsid w:val="00F35EB3"/>
    <w:rsid w:val="00F35EDF"/>
    <w:rsid w:val="00F431B1"/>
    <w:rsid w:val="00F5154A"/>
    <w:rsid w:val="00F60460"/>
    <w:rsid w:val="00F625C3"/>
    <w:rsid w:val="00F62A58"/>
    <w:rsid w:val="00F6611E"/>
    <w:rsid w:val="00F662B1"/>
    <w:rsid w:val="00F665A1"/>
    <w:rsid w:val="00F673D1"/>
    <w:rsid w:val="00F714D1"/>
    <w:rsid w:val="00F72A3D"/>
    <w:rsid w:val="00F7341A"/>
    <w:rsid w:val="00F77348"/>
    <w:rsid w:val="00F80F56"/>
    <w:rsid w:val="00F81E70"/>
    <w:rsid w:val="00F83D2D"/>
    <w:rsid w:val="00F91645"/>
    <w:rsid w:val="00F93A77"/>
    <w:rsid w:val="00F95D0A"/>
    <w:rsid w:val="00FA1076"/>
    <w:rsid w:val="00FA2C4E"/>
    <w:rsid w:val="00FB303B"/>
    <w:rsid w:val="00FB4FE0"/>
    <w:rsid w:val="00FC08C5"/>
    <w:rsid w:val="00FD14D4"/>
    <w:rsid w:val="00FF4BC0"/>
    <w:rsid w:val="00FF73A4"/>
    <w:rsid w:val="09721B26"/>
    <w:rsid w:val="0F046434"/>
    <w:rsid w:val="110CAC64"/>
    <w:rsid w:val="14041423"/>
    <w:rsid w:val="15E14C77"/>
    <w:rsid w:val="16107508"/>
    <w:rsid w:val="16C85C87"/>
    <w:rsid w:val="17394C6D"/>
    <w:rsid w:val="18D51CCE"/>
    <w:rsid w:val="1F7AB28C"/>
    <w:rsid w:val="216294AD"/>
    <w:rsid w:val="2246EAA2"/>
    <w:rsid w:val="2409BBCC"/>
    <w:rsid w:val="241C5447"/>
    <w:rsid w:val="2465B009"/>
    <w:rsid w:val="279D50CB"/>
    <w:rsid w:val="2843332A"/>
    <w:rsid w:val="29048691"/>
    <w:rsid w:val="2AD4F18D"/>
    <w:rsid w:val="2AE55DFE"/>
    <w:rsid w:val="2FA2B33D"/>
    <w:rsid w:val="32CB6404"/>
    <w:rsid w:val="3408A713"/>
    <w:rsid w:val="38544A8C"/>
    <w:rsid w:val="3ED085FE"/>
    <w:rsid w:val="3F0DBD20"/>
    <w:rsid w:val="40A98D81"/>
    <w:rsid w:val="4232CECE"/>
    <w:rsid w:val="4234F171"/>
    <w:rsid w:val="42E4EC65"/>
    <w:rsid w:val="42F00AB6"/>
    <w:rsid w:val="4AA65407"/>
    <w:rsid w:val="4B25B2A0"/>
    <w:rsid w:val="52D04FC5"/>
    <w:rsid w:val="57895792"/>
    <w:rsid w:val="592527F3"/>
    <w:rsid w:val="59C1F743"/>
    <w:rsid w:val="5A44EC49"/>
    <w:rsid w:val="5A4BE521"/>
    <w:rsid w:val="60B0DC3A"/>
    <w:rsid w:val="62F3463F"/>
    <w:rsid w:val="673F396D"/>
    <w:rsid w:val="69433943"/>
    <w:rsid w:val="7032B09A"/>
    <w:rsid w:val="71D9DEA6"/>
    <w:rsid w:val="736A515C"/>
    <w:rsid w:val="738DDB45"/>
    <w:rsid w:val="73BCC899"/>
    <w:rsid w:val="755898FA"/>
    <w:rsid w:val="77633472"/>
    <w:rsid w:val="78142DB1"/>
    <w:rsid w:val="7933F978"/>
    <w:rsid w:val="7A94EB7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4F7E4"/>
  <w15:docId w15:val="{8718CD57-2D11-46ED-876A-EA44B7B87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7FCA"/>
    <w:rPr>
      <w:rFonts w:ascii="Book Antiqua" w:eastAsia="Book Antiqua" w:hAnsi="Book Antiqua" w:cs="Book Antiqua"/>
    </w:rPr>
  </w:style>
  <w:style w:type="paragraph" w:styleId="Titre1">
    <w:name w:val="heading 1"/>
    <w:basedOn w:val="Normal"/>
    <w:link w:val="Titre1Car"/>
    <w:uiPriority w:val="9"/>
    <w:qFormat/>
    <w:pPr>
      <w:ind w:left="904"/>
      <w:jc w:val="center"/>
      <w:outlineLvl w:val="0"/>
    </w:pPr>
    <w:rPr>
      <w:rFonts w:ascii="Arial" w:eastAsia="Arial" w:hAnsi="Arial" w:cs="Arial"/>
      <w:b/>
      <w:bCs/>
      <w:sz w:val="32"/>
      <w:szCs w:val="32"/>
    </w:rPr>
  </w:style>
  <w:style w:type="paragraph" w:styleId="Titre2">
    <w:name w:val="heading 2"/>
    <w:basedOn w:val="Normal"/>
    <w:uiPriority w:val="9"/>
    <w:unhideWhenUsed/>
    <w:qFormat/>
    <w:pPr>
      <w:spacing w:before="84"/>
      <w:ind w:left="1133"/>
      <w:outlineLvl w:val="1"/>
    </w:pPr>
    <w:rPr>
      <w:b/>
      <w:bCs/>
      <w:sz w:val="28"/>
      <w:szCs w:val="28"/>
    </w:rPr>
  </w:style>
  <w:style w:type="paragraph" w:styleId="Titre3">
    <w:name w:val="heading 3"/>
    <w:basedOn w:val="Normal"/>
    <w:uiPriority w:val="9"/>
    <w:unhideWhenUsed/>
    <w:qFormat/>
    <w:pPr>
      <w:ind w:left="639" w:right="1259"/>
      <w:jc w:val="center"/>
      <w:outlineLvl w:val="2"/>
    </w:pPr>
    <w:rPr>
      <w:rFonts w:ascii="Arial" w:eastAsia="Arial" w:hAnsi="Arial" w:cs="Arial"/>
      <w:b/>
      <w:bCs/>
      <w:sz w:val="25"/>
      <w:szCs w:val="25"/>
    </w:rPr>
  </w:style>
  <w:style w:type="paragraph" w:styleId="Titre4">
    <w:name w:val="heading 4"/>
    <w:basedOn w:val="Normal"/>
    <w:uiPriority w:val="9"/>
    <w:unhideWhenUsed/>
    <w:qFormat/>
    <w:pPr>
      <w:ind w:left="1821" w:hanging="689"/>
      <w:outlineLvl w:val="3"/>
    </w:pPr>
    <w:rPr>
      <w:b/>
      <w:bCs/>
      <w:sz w:val="24"/>
      <w:szCs w:val="24"/>
    </w:rPr>
  </w:style>
  <w:style w:type="paragraph" w:styleId="Titre5">
    <w:name w:val="heading 5"/>
    <w:basedOn w:val="Normal"/>
    <w:uiPriority w:val="9"/>
    <w:unhideWhenUsed/>
    <w:qFormat/>
    <w:pPr>
      <w:ind w:left="1418"/>
      <w:outlineLvl w:val="4"/>
    </w:pPr>
    <w:rPr>
      <w:rFonts w:ascii="Courier New" w:eastAsia="Courier New" w:hAnsi="Courier New" w:cs="Courier New"/>
      <w:b/>
      <w:bCs/>
    </w:rPr>
  </w:style>
  <w:style w:type="paragraph" w:styleId="Titre6">
    <w:name w:val="heading 6"/>
    <w:basedOn w:val="Normal"/>
    <w:link w:val="Titre6Car"/>
    <w:uiPriority w:val="9"/>
    <w:unhideWhenUsed/>
    <w:qFormat/>
    <w:pPr>
      <w:ind w:left="1398"/>
      <w:outlineLvl w:val="5"/>
    </w:pPr>
    <w:rPr>
      <w:rFonts w:ascii="Arial" w:eastAsia="Arial" w:hAnsi="Arial" w:cs="Arial"/>
      <w:b/>
      <w:b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D5706E"/>
    <w:rPr>
      <w:color w:val="808080"/>
    </w:rPr>
  </w:style>
  <w:style w:type="paragraph" w:styleId="Corpsdetexte">
    <w:name w:val="Body Text"/>
    <w:basedOn w:val="Normal"/>
    <w:uiPriority w:val="1"/>
    <w:qFormat/>
    <w:rPr>
      <w:sz w:val="20"/>
      <w:szCs w:val="20"/>
    </w:rPr>
  </w:style>
  <w:style w:type="paragraph" w:styleId="Paragraphedeliste">
    <w:name w:val="List Paragraph"/>
    <w:basedOn w:val="Normal"/>
    <w:uiPriority w:val="1"/>
    <w:qFormat/>
    <w:pPr>
      <w:ind w:left="1679" w:hanging="320"/>
    </w:pPr>
  </w:style>
  <w:style w:type="paragraph" w:customStyle="1" w:styleId="TableParagraph">
    <w:name w:val="Table Paragraph"/>
    <w:basedOn w:val="Normal"/>
    <w:uiPriority w:val="1"/>
    <w:qFormat/>
    <w:rPr>
      <w:rFonts w:ascii="Arial" w:eastAsia="Arial" w:hAnsi="Arial" w:cs="Arial"/>
    </w:rPr>
  </w:style>
  <w:style w:type="paragraph" w:styleId="Rvision">
    <w:name w:val="Revision"/>
    <w:hidden/>
    <w:uiPriority w:val="99"/>
    <w:semiHidden/>
    <w:rsid w:val="0086772D"/>
    <w:pPr>
      <w:widowControl/>
      <w:autoSpaceDE/>
      <w:autoSpaceDN/>
    </w:pPr>
    <w:rPr>
      <w:rFonts w:ascii="Book Antiqua" w:eastAsia="Book Antiqua" w:hAnsi="Book Antiqua" w:cs="Book Antiqua"/>
    </w:rPr>
  </w:style>
  <w:style w:type="paragraph" w:styleId="En-tte">
    <w:name w:val="header"/>
    <w:basedOn w:val="Normal"/>
    <w:link w:val="En-tteCar"/>
    <w:uiPriority w:val="99"/>
    <w:semiHidden/>
    <w:unhideWhenUsed/>
    <w:rsid w:val="00F81E70"/>
    <w:pPr>
      <w:tabs>
        <w:tab w:val="center" w:pos="4536"/>
        <w:tab w:val="right" w:pos="9072"/>
      </w:tabs>
    </w:pPr>
  </w:style>
  <w:style w:type="character" w:customStyle="1" w:styleId="En-tteCar">
    <w:name w:val="En-tête Car"/>
    <w:basedOn w:val="Policepardfaut"/>
    <w:link w:val="En-tte"/>
    <w:uiPriority w:val="99"/>
    <w:semiHidden/>
    <w:rsid w:val="002B522A"/>
    <w:rPr>
      <w:rFonts w:ascii="Book Antiqua" w:eastAsia="Book Antiqua" w:hAnsi="Book Antiqua" w:cs="Book Antiqua"/>
    </w:rPr>
  </w:style>
  <w:style w:type="paragraph" w:styleId="Pieddepage">
    <w:name w:val="footer"/>
    <w:basedOn w:val="Normal"/>
    <w:link w:val="PieddepageCar"/>
    <w:uiPriority w:val="99"/>
    <w:semiHidden/>
    <w:unhideWhenUsed/>
    <w:rsid w:val="00F81E70"/>
    <w:pPr>
      <w:tabs>
        <w:tab w:val="center" w:pos="4536"/>
        <w:tab w:val="right" w:pos="9072"/>
      </w:tabs>
    </w:pPr>
  </w:style>
  <w:style w:type="character" w:customStyle="1" w:styleId="PieddepageCar">
    <w:name w:val="Pied de page Car"/>
    <w:basedOn w:val="Policepardfaut"/>
    <w:link w:val="Pieddepage"/>
    <w:uiPriority w:val="99"/>
    <w:semiHidden/>
    <w:rsid w:val="002B522A"/>
    <w:rPr>
      <w:rFonts w:ascii="Book Antiqua" w:eastAsia="Book Antiqua" w:hAnsi="Book Antiqua" w:cs="Book Antiqua"/>
    </w:rPr>
  </w:style>
  <w:style w:type="character" w:styleId="Marquedecommentaire">
    <w:name w:val="annotation reference"/>
    <w:basedOn w:val="Policepardfaut"/>
    <w:uiPriority w:val="99"/>
    <w:semiHidden/>
    <w:unhideWhenUsed/>
    <w:rsid w:val="002B522A"/>
    <w:rPr>
      <w:sz w:val="16"/>
      <w:szCs w:val="16"/>
    </w:rPr>
  </w:style>
  <w:style w:type="table" w:customStyle="1" w:styleId="TableNormal1">
    <w:name w:val="Table Normal1"/>
    <w:uiPriority w:val="2"/>
    <w:semiHidden/>
    <w:unhideWhenUsed/>
    <w:qFormat/>
    <w:rsid w:val="002B522A"/>
    <w:tblPr>
      <w:tblInd w:w="0" w:type="dxa"/>
      <w:tblCellMar>
        <w:top w:w="0" w:type="dxa"/>
        <w:left w:w="0" w:type="dxa"/>
        <w:bottom w:w="0" w:type="dxa"/>
        <w:right w:w="0" w:type="dxa"/>
      </w:tblCellMar>
    </w:tblPr>
  </w:style>
  <w:style w:type="paragraph" w:styleId="Commentaire">
    <w:name w:val="annotation text"/>
    <w:basedOn w:val="Normal"/>
    <w:link w:val="CommentaireCar"/>
    <w:unhideWhenUsed/>
    <w:rsid w:val="002B522A"/>
    <w:rPr>
      <w:sz w:val="20"/>
      <w:szCs w:val="20"/>
    </w:rPr>
  </w:style>
  <w:style w:type="character" w:customStyle="1" w:styleId="CommentaireCar">
    <w:name w:val="Commentaire Car"/>
    <w:basedOn w:val="Policepardfaut"/>
    <w:link w:val="Commentaire"/>
    <w:uiPriority w:val="99"/>
    <w:rsid w:val="002B522A"/>
    <w:rPr>
      <w:rFonts w:ascii="Book Antiqua" w:eastAsia="Book Antiqua" w:hAnsi="Book Antiqua" w:cs="Book Antiqua"/>
      <w:sz w:val="20"/>
      <w:szCs w:val="20"/>
    </w:rPr>
  </w:style>
  <w:style w:type="paragraph" w:styleId="Objetducommentaire">
    <w:name w:val="annotation subject"/>
    <w:basedOn w:val="Commentaire"/>
    <w:next w:val="Commentaire"/>
    <w:link w:val="ObjetducommentaireCar"/>
    <w:uiPriority w:val="99"/>
    <w:semiHidden/>
    <w:unhideWhenUsed/>
    <w:rsid w:val="002B522A"/>
    <w:rPr>
      <w:b/>
      <w:bCs/>
    </w:rPr>
  </w:style>
  <w:style w:type="character" w:customStyle="1" w:styleId="ObjetducommentaireCar">
    <w:name w:val="Objet du commentaire Car"/>
    <w:basedOn w:val="CommentaireCar"/>
    <w:link w:val="Objetducommentaire"/>
    <w:uiPriority w:val="99"/>
    <w:semiHidden/>
    <w:rsid w:val="002B522A"/>
    <w:rPr>
      <w:rFonts w:ascii="Book Antiqua" w:eastAsia="Book Antiqua" w:hAnsi="Book Antiqua" w:cs="Book Antiqua"/>
      <w:b/>
      <w:bCs/>
      <w:sz w:val="20"/>
      <w:szCs w:val="20"/>
    </w:rPr>
  </w:style>
  <w:style w:type="paragraph" w:styleId="Lgende">
    <w:name w:val="caption"/>
    <w:basedOn w:val="Normal"/>
    <w:next w:val="Normal"/>
    <w:uiPriority w:val="35"/>
    <w:unhideWhenUsed/>
    <w:qFormat/>
    <w:rsid w:val="002B522A"/>
    <w:pPr>
      <w:spacing w:after="200"/>
    </w:pPr>
    <w:rPr>
      <w:i/>
      <w:iCs/>
      <w:color w:val="1F497D" w:themeColor="text2"/>
      <w:sz w:val="18"/>
      <w:szCs w:val="18"/>
    </w:rPr>
  </w:style>
  <w:style w:type="character" w:customStyle="1" w:styleId="Titre1Car">
    <w:name w:val="Titre 1 Car"/>
    <w:basedOn w:val="Policepardfaut"/>
    <w:link w:val="Titre1"/>
    <w:uiPriority w:val="9"/>
    <w:rsid w:val="00D54326"/>
    <w:rPr>
      <w:rFonts w:ascii="Arial" w:eastAsia="Arial" w:hAnsi="Arial" w:cs="Arial"/>
      <w:b/>
      <w:bCs/>
      <w:sz w:val="32"/>
      <w:szCs w:val="32"/>
    </w:rPr>
  </w:style>
  <w:style w:type="character" w:styleId="Lienhypertexte">
    <w:name w:val="Hyperlink"/>
    <w:basedOn w:val="Policepardfaut"/>
    <w:uiPriority w:val="99"/>
    <w:unhideWhenUsed/>
    <w:rsid w:val="00CC2683"/>
    <w:rPr>
      <w:color w:val="0000FF"/>
      <w:u w:val="single"/>
    </w:rPr>
  </w:style>
  <w:style w:type="paragraph" w:styleId="Textedebulles">
    <w:name w:val="Balloon Text"/>
    <w:basedOn w:val="Normal"/>
    <w:link w:val="TextedebullesCar"/>
    <w:uiPriority w:val="99"/>
    <w:semiHidden/>
    <w:unhideWhenUsed/>
    <w:rsid w:val="00D77B2A"/>
    <w:rPr>
      <w:rFonts w:ascii="Segoe UI" w:hAnsi="Segoe UI" w:cs="Segoe UI"/>
      <w:sz w:val="18"/>
      <w:szCs w:val="18"/>
    </w:rPr>
  </w:style>
  <w:style w:type="character" w:customStyle="1" w:styleId="TextedebullesCar">
    <w:name w:val="Texte de bulles Car"/>
    <w:basedOn w:val="Policepardfaut"/>
    <w:link w:val="Textedebulles"/>
    <w:uiPriority w:val="99"/>
    <w:semiHidden/>
    <w:rsid w:val="00D77B2A"/>
    <w:rPr>
      <w:rFonts w:ascii="Segoe UI" w:eastAsia="Book Antiqua" w:hAnsi="Segoe UI" w:cs="Segoe UI"/>
      <w:sz w:val="18"/>
      <w:szCs w:val="18"/>
    </w:rPr>
  </w:style>
  <w:style w:type="character" w:customStyle="1" w:styleId="normaltextrun">
    <w:name w:val="normaltextrun"/>
    <w:basedOn w:val="Policepardfaut"/>
    <w:rsid w:val="008D083A"/>
  </w:style>
  <w:style w:type="character" w:customStyle="1" w:styleId="Mentionnonrsolue1">
    <w:name w:val="Mention non résolue1"/>
    <w:basedOn w:val="Policepardfaut"/>
    <w:uiPriority w:val="99"/>
    <w:semiHidden/>
    <w:unhideWhenUsed/>
    <w:rsid w:val="0050219E"/>
    <w:rPr>
      <w:color w:val="605E5C"/>
      <w:shd w:val="clear" w:color="auto" w:fill="E1DFDD"/>
    </w:rPr>
  </w:style>
  <w:style w:type="character" w:styleId="Lienhypertextesuivivisit">
    <w:name w:val="FollowedHyperlink"/>
    <w:basedOn w:val="Policepardfaut"/>
    <w:uiPriority w:val="99"/>
    <w:semiHidden/>
    <w:unhideWhenUsed/>
    <w:rsid w:val="003263A5"/>
    <w:rPr>
      <w:color w:val="800080" w:themeColor="followedHyperlink"/>
      <w:u w:val="single"/>
    </w:rPr>
  </w:style>
  <w:style w:type="character" w:customStyle="1" w:styleId="Mentionnonrsolue2">
    <w:name w:val="Mention non résolue2"/>
    <w:basedOn w:val="Policepardfaut"/>
    <w:uiPriority w:val="99"/>
    <w:semiHidden/>
    <w:unhideWhenUsed/>
    <w:rsid w:val="00EB7328"/>
    <w:rPr>
      <w:color w:val="605E5C"/>
      <w:shd w:val="clear" w:color="auto" w:fill="E1DFDD"/>
    </w:rPr>
  </w:style>
  <w:style w:type="character" w:customStyle="1" w:styleId="highwire-cite-metadata-doi">
    <w:name w:val="highwire-cite-metadata-doi"/>
    <w:basedOn w:val="Policepardfaut"/>
    <w:rsid w:val="00873D3E"/>
  </w:style>
  <w:style w:type="character" w:customStyle="1" w:styleId="article-headerdoi">
    <w:name w:val="article-header__doi"/>
    <w:basedOn w:val="Policepardfaut"/>
    <w:rsid w:val="00B52E7D"/>
  </w:style>
  <w:style w:type="character" w:customStyle="1" w:styleId="epub-sectionitem">
    <w:name w:val="epub-section__item"/>
    <w:basedOn w:val="Policepardfaut"/>
    <w:rsid w:val="000268CC"/>
  </w:style>
  <w:style w:type="character" w:customStyle="1" w:styleId="c-bibliographic-informationvalue">
    <w:name w:val="c-bibliographic-information__value"/>
    <w:basedOn w:val="Policepardfaut"/>
    <w:rsid w:val="0051652B"/>
  </w:style>
  <w:style w:type="character" w:customStyle="1" w:styleId="title-text">
    <w:name w:val="title-text"/>
    <w:basedOn w:val="Policepardfaut"/>
    <w:rsid w:val="00396915"/>
  </w:style>
  <w:style w:type="paragraph" w:styleId="Bibliographie">
    <w:name w:val="Bibliography"/>
    <w:basedOn w:val="Normal"/>
    <w:next w:val="Normal"/>
    <w:uiPriority w:val="37"/>
    <w:unhideWhenUsed/>
    <w:rsid w:val="00355812"/>
  </w:style>
  <w:style w:type="character" w:styleId="Mentionnonrsolue">
    <w:name w:val="Unresolved Mention"/>
    <w:basedOn w:val="Policepardfaut"/>
    <w:uiPriority w:val="99"/>
    <w:semiHidden/>
    <w:unhideWhenUsed/>
    <w:rsid w:val="003018EE"/>
    <w:rPr>
      <w:color w:val="605E5C"/>
      <w:shd w:val="clear" w:color="auto" w:fill="E1DFDD"/>
    </w:rPr>
  </w:style>
  <w:style w:type="character" w:customStyle="1" w:styleId="Titre6Car">
    <w:name w:val="Titre 6 Car"/>
    <w:basedOn w:val="Policepardfaut"/>
    <w:link w:val="Titre6"/>
    <w:uiPriority w:val="9"/>
    <w:rsid w:val="006D7FCA"/>
    <w:rPr>
      <w:rFonts w:ascii="Arial" w:eastAsia="Arial" w:hAnsi="Arial" w:cs="Arial"/>
      <w:b/>
      <w:bCs/>
      <w:sz w:val="21"/>
      <w:szCs w:val="21"/>
    </w:rPr>
  </w:style>
  <w:style w:type="character" w:styleId="lev">
    <w:name w:val="Strong"/>
    <w:basedOn w:val="Policepardfaut"/>
    <w:uiPriority w:val="22"/>
    <w:qFormat/>
    <w:rsid w:val="006D7FCA"/>
    <w:rPr>
      <w:b/>
      <w:bCs/>
    </w:rPr>
  </w:style>
  <w:style w:type="paragraph" w:styleId="NormalWeb">
    <w:name w:val="Normal (Web)"/>
    <w:basedOn w:val="Normal"/>
    <w:uiPriority w:val="99"/>
    <w:semiHidden/>
    <w:unhideWhenUsed/>
    <w:rsid w:val="00A76FB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055238">
      <w:bodyDiv w:val="1"/>
      <w:marLeft w:val="0"/>
      <w:marRight w:val="0"/>
      <w:marTop w:val="0"/>
      <w:marBottom w:val="0"/>
      <w:divBdr>
        <w:top w:val="none" w:sz="0" w:space="0" w:color="auto"/>
        <w:left w:val="none" w:sz="0" w:space="0" w:color="auto"/>
        <w:bottom w:val="none" w:sz="0" w:space="0" w:color="auto"/>
        <w:right w:val="none" w:sz="0" w:space="0" w:color="auto"/>
      </w:divBdr>
      <w:divsChild>
        <w:div w:id="210926891">
          <w:marLeft w:val="640"/>
          <w:marRight w:val="0"/>
          <w:marTop w:val="0"/>
          <w:marBottom w:val="0"/>
          <w:divBdr>
            <w:top w:val="none" w:sz="0" w:space="0" w:color="auto"/>
            <w:left w:val="none" w:sz="0" w:space="0" w:color="auto"/>
            <w:bottom w:val="none" w:sz="0" w:space="0" w:color="auto"/>
            <w:right w:val="none" w:sz="0" w:space="0" w:color="auto"/>
          </w:divBdr>
        </w:div>
        <w:div w:id="327951875">
          <w:marLeft w:val="640"/>
          <w:marRight w:val="0"/>
          <w:marTop w:val="0"/>
          <w:marBottom w:val="0"/>
          <w:divBdr>
            <w:top w:val="none" w:sz="0" w:space="0" w:color="auto"/>
            <w:left w:val="none" w:sz="0" w:space="0" w:color="auto"/>
            <w:bottom w:val="none" w:sz="0" w:space="0" w:color="auto"/>
            <w:right w:val="none" w:sz="0" w:space="0" w:color="auto"/>
          </w:divBdr>
        </w:div>
        <w:div w:id="347566388">
          <w:marLeft w:val="640"/>
          <w:marRight w:val="0"/>
          <w:marTop w:val="0"/>
          <w:marBottom w:val="0"/>
          <w:divBdr>
            <w:top w:val="none" w:sz="0" w:space="0" w:color="auto"/>
            <w:left w:val="none" w:sz="0" w:space="0" w:color="auto"/>
            <w:bottom w:val="none" w:sz="0" w:space="0" w:color="auto"/>
            <w:right w:val="none" w:sz="0" w:space="0" w:color="auto"/>
          </w:divBdr>
        </w:div>
        <w:div w:id="376589141">
          <w:marLeft w:val="640"/>
          <w:marRight w:val="0"/>
          <w:marTop w:val="0"/>
          <w:marBottom w:val="0"/>
          <w:divBdr>
            <w:top w:val="none" w:sz="0" w:space="0" w:color="auto"/>
            <w:left w:val="none" w:sz="0" w:space="0" w:color="auto"/>
            <w:bottom w:val="none" w:sz="0" w:space="0" w:color="auto"/>
            <w:right w:val="none" w:sz="0" w:space="0" w:color="auto"/>
          </w:divBdr>
        </w:div>
        <w:div w:id="388650736">
          <w:marLeft w:val="640"/>
          <w:marRight w:val="0"/>
          <w:marTop w:val="0"/>
          <w:marBottom w:val="0"/>
          <w:divBdr>
            <w:top w:val="none" w:sz="0" w:space="0" w:color="auto"/>
            <w:left w:val="none" w:sz="0" w:space="0" w:color="auto"/>
            <w:bottom w:val="none" w:sz="0" w:space="0" w:color="auto"/>
            <w:right w:val="none" w:sz="0" w:space="0" w:color="auto"/>
          </w:divBdr>
        </w:div>
        <w:div w:id="394475319">
          <w:marLeft w:val="640"/>
          <w:marRight w:val="0"/>
          <w:marTop w:val="0"/>
          <w:marBottom w:val="0"/>
          <w:divBdr>
            <w:top w:val="none" w:sz="0" w:space="0" w:color="auto"/>
            <w:left w:val="none" w:sz="0" w:space="0" w:color="auto"/>
            <w:bottom w:val="none" w:sz="0" w:space="0" w:color="auto"/>
            <w:right w:val="none" w:sz="0" w:space="0" w:color="auto"/>
          </w:divBdr>
        </w:div>
        <w:div w:id="428504277">
          <w:marLeft w:val="640"/>
          <w:marRight w:val="0"/>
          <w:marTop w:val="0"/>
          <w:marBottom w:val="0"/>
          <w:divBdr>
            <w:top w:val="none" w:sz="0" w:space="0" w:color="auto"/>
            <w:left w:val="none" w:sz="0" w:space="0" w:color="auto"/>
            <w:bottom w:val="none" w:sz="0" w:space="0" w:color="auto"/>
            <w:right w:val="none" w:sz="0" w:space="0" w:color="auto"/>
          </w:divBdr>
        </w:div>
        <w:div w:id="663705089">
          <w:marLeft w:val="640"/>
          <w:marRight w:val="0"/>
          <w:marTop w:val="0"/>
          <w:marBottom w:val="0"/>
          <w:divBdr>
            <w:top w:val="none" w:sz="0" w:space="0" w:color="auto"/>
            <w:left w:val="none" w:sz="0" w:space="0" w:color="auto"/>
            <w:bottom w:val="none" w:sz="0" w:space="0" w:color="auto"/>
            <w:right w:val="none" w:sz="0" w:space="0" w:color="auto"/>
          </w:divBdr>
        </w:div>
        <w:div w:id="685181610">
          <w:marLeft w:val="640"/>
          <w:marRight w:val="0"/>
          <w:marTop w:val="0"/>
          <w:marBottom w:val="0"/>
          <w:divBdr>
            <w:top w:val="none" w:sz="0" w:space="0" w:color="auto"/>
            <w:left w:val="none" w:sz="0" w:space="0" w:color="auto"/>
            <w:bottom w:val="none" w:sz="0" w:space="0" w:color="auto"/>
            <w:right w:val="none" w:sz="0" w:space="0" w:color="auto"/>
          </w:divBdr>
        </w:div>
        <w:div w:id="891112681">
          <w:marLeft w:val="640"/>
          <w:marRight w:val="0"/>
          <w:marTop w:val="0"/>
          <w:marBottom w:val="0"/>
          <w:divBdr>
            <w:top w:val="none" w:sz="0" w:space="0" w:color="auto"/>
            <w:left w:val="none" w:sz="0" w:space="0" w:color="auto"/>
            <w:bottom w:val="none" w:sz="0" w:space="0" w:color="auto"/>
            <w:right w:val="none" w:sz="0" w:space="0" w:color="auto"/>
          </w:divBdr>
        </w:div>
        <w:div w:id="903181787">
          <w:marLeft w:val="640"/>
          <w:marRight w:val="0"/>
          <w:marTop w:val="0"/>
          <w:marBottom w:val="0"/>
          <w:divBdr>
            <w:top w:val="none" w:sz="0" w:space="0" w:color="auto"/>
            <w:left w:val="none" w:sz="0" w:space="0" w:color="auto"/>
            <w:bottom w:val="none" w:sz="0" w:space="0" w:color="auto"/>
            <w:right w:val="none" w:sz="0" w:space="0" w:color="auto"/>
          </w:divBdr>
        </w:div>
        <w:div w:id="1147670079">
          <w:marLeft w:val="640"/>
          <w:marRight w:val="0"/>
          <w:marTop w:val="0"/>
          <w:marBottom w:val="0"/>
          <w:divBdr>
            <w:top w:val="none" w:sz="0" w:space="0" w:color="auto"/>
            <w:left w:val="none" w:sz="0" w:space="0" w:color="auto"/>
            <w:bottom w:val="none" w:sz="0" w:space="0" w:color="auto"/>
            <w:right w:val="none" w:sz="0" w:space="0" w:color="auto"/>
          </w:divBdr>
        </w:div>
        <w:div w:id="1216237565">
          <w:marLeft w:val="640"/>
          <w:marRight w:val="0"/>
          <w:marTop w:val="0"/>
          <w:marBottom w:val="0"/>
          <w:divBdr>
            <w:top w:val="none" w:sz="0" w:space="0" w:color="auto"/>
            <w:left w:val="none" w:sz="0" w:space="0" w:color="auto"/>
            <w:bottom w:val="none" w:sz="0" w:space="0" w:color="auto"/>
            <w:right w:val="none" w:sz="0" w:space="0" w:color="auto"/>
          </w:divBdr>
        </w:div>
        <w:div w:id="1343051443">
          <w:marLeft w:val="640"/>
          <w:marRight w:val="0"/>
          <w:marTop w:val="0"/>
          <w:marBottom w:val="0"/>
          <w:divBdr>
            <w:top w:val="none" w:sz="0" w:space="0" w:color="auto"/>
            <w:left w:val="none" w:sz="0" w:space="0" w:color="auto"/>
            <w:bottom w:val="none" w:sz="0" w:space="0" w:color="auto"/>
            <w:right w:val="none" w:sz="0" w:space="0" w:color="auto"/>
          </w:divBdr>
        </w:div>
        <w:div w:id="1450275985">
          <w:marLeft w:val="640"/>
          <w:marRight w:val="0"/>
          <w:marTop w:val="0"/>
          <w:marBottom w:val="0"/>
          <w:divBdr>
            <w:top w:val="none" w:sz="0" w:space="0" w:color="auto"/>
            <w:left w:val="none" w:sz="0" w:space="0" w:color="auto"/>
            <w:bottom w:val="none" w:sz="0" w:space="0" w:color="auto"/>
            <w:right w:val="none" w:sz="0" w:space="0" w:color="auto"/>
          </w:divBdr>
        </w:div>
        <w:div w:id="1934625281">
          <w:marLeft w:val="640"/>
          <w:marRight w:val="0"/>
          <w:marTop w:val="0"/>
          <w:marBottom w:val="0"/>
          <w:divBdr>
            <w:top w:val="none" w:sz="0" w:space="0" w:color="auto"/>
            <w:left w:val="none" w:sz="0" w:space="0" w:color="auto"/>
            <w:bottom w:val="none" w:sz="0" w:space="0" w:color="auto"/>
            <w:right w:val="none" w:sz="0" w:space="0" w:color="auto"/>
          </w:divBdr>
        </w:div>
        <w:div w:id="1965229697">
          <w:marLeft w:val="640"/>
          <w:marRight w:val="0"/>
          <w:marTop w:val="0"/>
          <w:marBottom w:val="0"/>
          <w:divBdr>
            <w:top w:val="none" w:sz="0" w:space="0" w:color="auto"/>
            <w:left w:val="none" w:sz="0" w:space="0" w:color="auto"/>
            <w:bottom w:val="none" w:sz="0" w:space="0" w:color="auto"/>
            <w:right w:val="none" w:sz="0" w:space="0" w:color="auto"/>
          </w:divBdr>
        </w:div>
        <w:div w:id="2026709792">
          <w:marLeft w:val="640"/>
          <w:marRight w:val="0"/>
          <w:marTop w:val="0"/>
          <w:marBottom w:val="0"/>
          <w:divBdr>
            <w:top w:val="none" w:sz="0" w:space="0" w:color="auto"/>
            <w:left w:val="none" w:sz="0" w:space="0" w:color="auto"/>
            <w:bottom w:val="none" w:sz="0" w:space="0" w:color="auto"/>
            <w:right w:val="none" w:sz="0" w:space="0" w:color="auto"/>
          </w:divBdr>
        </w:div>
        <w:div w:id="2099669627">
          <w:marLeft w:val="640"/>
          <w:marRight w:val="0"/>
          <w:marTop w:val="0"/>
          <w:marBottom w:val="0"/>
          <w:divBdr>
            <w:top w:val="none" w:sz="0" w:space="0" w:color="auto"/>
            <w:left w:val="none" w:sz="0" w:space="0" w:color="auto"/>
            <w:bottom w:val="none" w:sz="0" w:space="0" w:color="auto"/>
            <w:right w:val="none" w:sz="0" w:space="0" w:color="auto"/>
          </w:divBdr>
        </w:div>
      </w:divsChild>
    </w:div>
    <w:div w:id="74398015">
      <w:bodyDiv w:val="1"/>
      <w:marLeft w:val="0"/>
      <w:marRight w:val="0"/>
      <w:marTop w:val="0"/>
      <w:marBottom w:val="0"/>
      <w:divBdr>
        <w:top w:val="none" w:sz="0" w:space="0" w:color="auto"/>
        <w:left w:val="none" w:sz="0" w:space="0" w:color="auto"/>
        <w:bottom w:val="none" w:sz="0" w:space="0" w:color="auto"/>
        <w:right w:val="none" w:sz="0" w:space="0" w:color="auto"/>
      </w:divBdr>
    </w:div>
    <w:div w:id="118257596">
      <w:bodyDiv w:val="1"/>
      <w:marLeft w:val="0"/>
      <w:marRight w:val="0"/>
      <w:marTop w:val="0"/>
      <w:marBottom w:val="0"/>
      <w:divBdr>
        <w:top w:val="none" w:sz="0" w:space="0" w:color="auto"/>
        <w:left w:val="none" w:sz="0" w:space="0" w:color="auto"/>
        <w:bottom w:val="none" w:sz="0" w:space="0" w:color="auto"/>
        <w:right w:val="none" w:sz="0" w:space="0" w:color="auto"/>
      </w:divBdr>
      <w:divsChild>
        <w:div w:id="174929347">
          <w:marLeft w:val="640"/>
          <w:marRight w:val="0"/>
          <w:marTop w:val="0"/>
          <w:marBottom w:val="0"/>
          <w:divBdr>
            <w:top w:val="none" w:sz="0" w:space="0" w:color="auto"/>
            <w:left w:val="none" w:sz="0" w:space="0" w:color="auto"/>
            <w:bottom w:val="none" w:sz="0" w:space="0" w:color="auto"/>
            <w:right w:val="none" w:sz="0" w:space="0" w:color="auto"/>
          </w:divBdr>
        </w:div>
        <w:div w:id="456879948">
          <w:marLeft w:val="640"/>
          <w:marRight w:val="0"/>
          <w:marTop w:val="0"/>
          <w:marBottom w:val="0"/>
          <w:divBdr>
            <w:top w:val="none" w:sz="0" w:space="0" w:color="auto"/>
            <w:left w:val="none" w:sz="0" w:space="0" w:color="auto"/>
            <w:bottom w:val="none" w:sz="0" w:space="0" w:color="auto"/>
            <w:right w:val="none" w:sz="0" w:space="0" w:color="auto"/>
          </w:divBdr>
        </w:div>
        <w:div w:id="480073405">
          <w:marLeft w:val="640"/>
          <w:marRight w:val="0"/>
          <w:marTop w:val="0"/>
          <w:marBottom w:val="0"/>
          <w:divBdr>
            <w:top w:val="none" w:sz="0" w:space="0" w:color="auto"/>
            <w:left w:val="none" w:sz="0" w:space="0" w:color="auto"/>
            <w:bottom w:val="none" w:sz="0" w:space="0" w:color="auto"/>
            <w:right w:val="none" w:sz="0" w:space="0" w:color="auto"/>
          </w:divBdr>
        </w:div>
        <w:div w:id="648050277">
          <w:marLeft w:val="640"/>
          <w:marRight w:val="0"/>
          <w:marTop w:val="0"/>
          <w:marBottom w:val="0"/>
          <w:divBdr>
            <w:top w:val="none" w:sz="0" w:space="0" w:color="auto"/>
            <w:left w:val="none" w:sz="0" w:space="0" w:color="auto"/>
            <w:bottom w:val="none" w:sz="0" w:space="0" w:color="auto"/>
            <w:right w:val="none" w:sz="0" w:space="0" w:color="auto"/>
          </w:divBdr>
        </w:div>
        <w:div w:id="659042234">
          <w:marLeft w:val="640"/>
          <w:marRight w:val="0"/>
          <w:marTop w:val="0"/>
          <w:marBottom w:val="0"/>
          <w:divBdr>
            <w:top w:val="none" w:sz="0" w:space="0" w:color="auto"/>
            <w:left w:val="none" w:sz="0" w:space="0" w:color="auto"/>
            <w:bottom w:val="none" w:sz="0" w:space="0" w:color="auto"/>
            <w:right w:val="none" w:sz="0" w:space="0" w:color="auto"/>
          </w:divBdr>
        </w:div>
        <w:div w:id="812602746">
          <w:marLeft w:val="640"/>
          <w:marRight w:val="0"/>
          <w:marTop w:val="0"/>
          <w:marBottom w:val="0"/>
          <w:divBdr>
            <w:top w:val="none" w:sz="0" w:space="0" w:color="auto"/>
            <w:left w:val="none" w:sz="0" w:space="0" w:color="auto"/>
            <w:bottom w:val="none" w:sz="0" w:space="0" w:color="auto"/>
            <w:right w:val="none" w:sz="0" w:space="0" w:color="auto"/>
          </w:divBdr>
        </w:div>
        <w:div w:id="891622126">
          <w:marLeft w:val="640"/>
          <w:marRight w:val="0"/>
          <w:marTop w:val="0"/>
          <w:marBottom w:val="0"/>
          <w:divBdr>
            <w:top w:val="none" w:sz="0" w:space="0" w:color="auto"/>
            <w:left w:val="none" w:sz="0" w:space="0" w:color="auto"/>
            <w:bottom w:val="none" w:sz="0" w:space="0" w:color="auto"/>
            <w:right w:val="none" w:sz="0" w:space="0" w:color="auto"/>
          </w:divBdr>
        </w:div>
        <w:div w:id="904878881">
          <w:marLeft w:val="640"/>
          <w:marRight w:val="0"/>
          <w:marTop w:val="0"/>
          <w:marBottom w:val="0"/>
          <w:divBdr>
            <w:top w:val="none" w:sz="0" w:space="0" w:color="auto"/>
            <w:left w:val="none" w:sz="0" w:space="0" w:color="auto"/>
            <w:bottom w:val="none" w:sz="0" w:space="0" w:color="auto"/>
            <w:right w:val="none" w:sz="0" w:space="0" w:color="auto"/>
          </w:divBdr>
        </w:div>
        <w:div w:id="952438377">
          <w:marLeft w:val="640"/>
          <w:marRight w:val="0"/>
          <w:marTop w:val="0"/>
          <w:marBottom w:val="0"/>
          <w:divBdr>
            <w:top w:val="none" w:sz="0" w:space="0" w:color="auto"/>
            <w:left w:val="none" w:sz="0" w:space="0" w:color="auto"/>
            <w:bottom w:val="none" w:sz="0" w:space="0" w:color="auto"/>
            <w:right w:val="none" w:sz="0" w:space="0" w:color="auto"/>
          </w:divBdr>
        </w:div>
        <w:div w:id="952781183">
          <w:marLeft w:val="640"/>
          <w:marRight w:val="0"/>
          <w:marTop w:val="0"/>
          <w:marBottom w:val="0"/>
          <w:divBdr>
            <w:top w:val="none" w:sz="0" w:space="0" w:color="auto"/>
            <w:left w:val="none" w:sz="0" w:space="0" w:color="auto"/>
            <w:bottom w:val="none" w:sz="0" w:space="0" w:color="auto"/>
            <w:right w:val="none" w:sz="0" w:space="0" w:color="auto"/>
          </w:divBdr>
        </w:div>
        <w:div w:id="960646586">
          <w:marLeft w:val="640"/>
          <w:marRight w:val="0"/>
          <w:marTop w:val="0"/>
          <w:marBottom w:val="0"/>
          <w:divBdr>
            <w:top w:val="none" w:sz="0" w:space="0" w:color="auto"/>
            <w:left w:val="none" w:sz="0" w:space="0" w:color="auto"/>
            <w:bottom w:val="none" w:sz="0" w:space="0" w:color="auto"/>
            <w:right w:val="none" w:sz="0" w:space="0" w:color="auto"/>
          </w:divBdr>
        </w:div>
        <w:div w:id="1405642709">
          <w:marLeft w:val="640"/>
          <w:marRight w:val="0"/>
          <w:marTop w:val="0"/>
          <w:marBottom w:val="0"/>
          <w:divBdr>
            <w:top w:val="none" w:sz="0" w:space="0" w:color="auto"/>
            <w:left w:val="none" w:sz="0" w:space="0" w:color="auto"/>
            <w:bottom w:val="none" w:sz="0" w:space="0" w:color="auto"/>
            <w:right w:val="none" w:sz="0" w:space="0" w:color="auto"/>
          </w:divBdr>
        </w:div>
        <w:div w:id="1407993754">
          <w:marLeft w:val="640"/>
          <w:marRight w:val="0"/>
          <w:marTop w:val="0"/>
          <w:marBottom w:val="0"/>
          <w:divBdr>
            <w:top w:val="none" w:sz="0" w:space="0" w:color="auto"/>
            <w:left w:val="none" w:sz="0" w:space="0" w:color="auto"/>
            <w:bottom w:val="none" w:sz="0" w:space="0" w:color="auto"/>
            <w:right w:val="none" w:sz="0" w:space="0" w:color="auto"/>
          </w:divBdr>
        </w:div>
        <w:div w:id="1430152066">
          <w:marLeft w:val="640"/>
          <w:marRight w:val="0"/>
          <w:marTop w:val="0"/>
          <w:marBottom w:val="0"/>
          <w:divBdr>
            <w:top w:val="none" w:sz="0" w:space="0" w:color="auto"/>
            <w:left w:val="none" w:sz="0" w:space="0" w:color="auto"/>
            <w:bottom w:val="none" w:sz="0" w:space="0" w:color="auto"/>
            <w:right w:val="none" w:sz="0" w:space="0" w:color="auto"/>
          </w:divBdr>
        </w:div>
        <w:div w:id="1433011783">
          <w:marLeft w:val="640"/>
          <w:marRight w:val="0"/>
          <w:marTop w:val="0"/>
          <w:marBottom w:val="0"/>
          <w:divBdr>
            <w:top w:val="none" w:sz="0" w:space="0" w:color="auto"/>
            <w:left w:val="none" w:sz="0" w:space="0" w:color="auto"/>
            <w:bottom w:val="none" w:sz="0" w:space="0" w:color="auto"/>
            <w:right w:val="none" w:sz="0" w:space="0" w:color="auto"/>
          </w:divBdr>
        </w:div>
        <w:div w:id="1476871552">
          <w:marLeft w:val="640"/>
          <w:marRight w:val="0"/>
          <w:marTop w:val="0"/>
          <w:marBottom w:val="0"/>
          <w:divBdr>
            <w:top w:val="none" w:sz="0" w:space="0" w:color="auto"/>
            <w:left w:val="none" w:sz="0" w:space="0" w:color="auto"/>
            <w:bottom w:val="none" w:sz="0" w:space="0" w:color="auto"/>
            <w:right w:val="none" w:sz="0" w:space="0" w:color="auto"/>
          </w:divBdr>
        </w:div>
        <w:div w:id="1723093563">
          <w:marLeft w:val="640"/>
          <w:marRight w:val="0"/>
          <w:marTop w:val="0"/>
          <w:marBottom w:val="0"/>
          <w:divBdr>
            <w:top w:val="none" w:sz="0" w:space="0" w:color="auto"/>
            <w:left w:val="none" w:sz="0" w:space="0" w:color="auto"/>
            <w:bottom w:val="none" w:sz="0" w:space="0" w:color="auto"/>
            <w:right w:val="none" w:sz="0" w:space="0" w:color="auto"/>
          </w:divBdr>
        </w:div>
        <w:div w:id="1760517192">
          <w:marLeft w:val="640"/>
          <w:marRight w:val="0"/>
          <w:marTop w:val="0"/>
          <w:marBottom w:val="0"/>
          <w:divBdr>
            <w:top w:val="none" w:sz="0" w:space="0" w:color="auto"/>
            <w:left w:val="none" w:sz="0" w:space="0" w:color="auto"/>
            <w:bottom w:val="none" w:sz="0" w:space="0" w:color="auto"/>
            <w:right w:val="none" w:sz="0" w:space="0" w:color="auto"/>
          </w:divBdr>
        </w:div>
        <w:div w:id="1833326859">
          <w:marLeft w:val="640"/>
          <w:marRight w:val="0"/>
          <w:marTop w:val="0"/>
          <w:marBottom w:val="0"/>
          <w:divBdr>
            <w:top w:val="none" w:sz="0" w:space="0" w:color="auto"/>
            <w:left w:val="none" w:sz="0" w:space="0" w:color="auto"/>
            <w:bottom w:val="none" w:sz="0" w:space="0" w:color="auto"/>
            <w:right w:val="none" w:sz="0" w:space="0" w:color="auto"/>
          </w:divBdr>
        </w:div>
        <w:div w:id="2108310996">
          <w:marLeft w:val="640"/>
          <w:marRight w:val="0"/>
          <w:marTop w:val="0"/>
          <w:marBottom w:val="0"/>
          <w:divBdr>
            <w:top w:val="none" w:sz="0" w:space="0" w:color="auto"/>
            <w:left w:val="none" w:sz="0" w:space="0" w:color="auto"/>
            <w:bottom w:val="none" w:sz="0" w:space="0" w:color="auto"/>
            <w:right w:val="none" w:sz="0" w:space="0" w:color="auto"/>
          </w:divBdr>
        </w:div>
      </w:divsChild>
    </w:div>
    <w:div w:id="122120670">
      <w:bodyDiv w:val="1"/>
      <w:marLeft w:val="0"/>
      <w:marRight w:val="0"/>
      <w:marTop w:val="0"/>
      <w:marBottom w:val="0"/>
      <w:divBdr>
        <w:top w:val="none" w:sz="0" w:space="0" w:color="auto"/>
        <w:left w:val="none" w:sz="0" w:space="0" w:color="auto"/>
        <w:bottom w:val="none" w:sz="0" w:space="0" w:color="auto"/>
        <w:right w:val="none" w:sz="0" w:space="0" w:color="auto"/>
      </w:divBdr>
      <w:divsChild>
        <w:div w:id="1807578268">
          <w:marLeft w:val="640"/>
          <w:marRight w:val="0"/>
          <w:marTop w:val="0"/>
          <w:marBottom w:val="0"/>
          <w:divBdr>
            <w:top w:val="none" w:sz="0" w:space="0" w:color="auto"/>
            <w:left w:val="none" w:sz="0" w:space="0" w:color="auto"/>
            <w:bottom w:val="none" w:sz="0" w:space="0" w:color="auto"/>
            <w:right w:val="none" w:sz="0" w:space="0" w:color="auto"/>
          </w:divBdr>
        </w:div>
        <w:div w:id="915284728">
          <w:marLeft w:val="640"/>
          <w:marRight w:val="0"/>
          <w:marTop w:val="0"/>
          <w:marBottom w:val="0"/>
          <w:divBdr>
            <w:top w:val="none" w:sz="0" w:space="0" w:color="auto"/>
            <w:left w:val="none" w:sz="0" w:space="0" w:color="auto"/>
            <w:bottom w:val="none" w:sz="0" w:space="0" w:color="auto"/>
            <w:right w:val="none" w:sz="0" w:space="0" w:color="auto"/>
          </w:divBdr>
        </w:div>
        <w:div w:id="603535974">
          <w:marLeft w:val="640"/>
          <w:marRight w:val="0"/>
          <w:marTop w:val="0"/>
          <w:marBottom w:val="0"/>
          <w:divBdr>
            <w:top w:val="none" w:sz="0" w:space="0" w:color="auto"/>
            <w:left w:val="none" w:sz="0" w:space="0" w:color="auto"/>
            <w:bottom w:val="none" w:sz="0" w:space="0" w:color="auto"/>
            <w:right w:val="none" w:sz="0" w:space="0" w:color="auto"/>
          </w:divBdr>
        </w:div>
        <w:div w:id="1873806888">
          <w:marLeft w:val="640"/>
          <w:marRight w:val="0"/>
          <w:marTop w:val="0"/>
          <w:marBottom w:val="0"/>
          <w:divBdr>
            <w:top w:val="none" w:sz="0" w:space="0" w:color="auto"/>
            <w:left w:val="none" w:sz="0" w:space="0" w:color="auto"/>
            <w:bottom w:val="none" w:sz="0" w:space="0" w:color="auto"/>
            <w:right w:val="none" w:sz="0" w:space="0" w:color="auto"/>
          </w:divBdr>
        </w:div>
        <w:div w:id="731856661">
          <w:marLeft w:val="640"/>
          <w:marRight w:val="0"/>
          <w:marTop w:val="0"/>
          <w:marBottom w:val="0"/>
          <w:divBdr>
            <w:top w:val="none" w:sz="0" w:space="0" w:color="auto"/>
            <w:left w:val="none" w:sz="0" w:space="0" w:color="auto"/>
            <w:bottom w:val="none" w:sz="0" w:space="0" w:color="auto"/>
            <w:right w:val="none" w:sz="0" w:space="0" w:color="auto"/>
          </w:divBdr>
        </w:div>
        <w:div w:id="644049570">
          <w:marLeft w:val="640"/>
          <w:marRight w:val="0"/>
          <w:marTop w:val="0"/>
          <w:marBottom w:val="0"/>
          <w:divBdr>
            <w:top w:val="none" w:sz="0" w:space="0" w:color="auto"/>
            <w:left w:val="none" w:sz="0" w:space="0" w:color="auto"/>
            <w:bottom w:val="none" w:sz="0" w:space="0" w:color="auto"/>
            <w:right w:val="none" w:sz="0" w:space="0" w:color="auto"/>
          </w:divBdr>
        </w:div>
        <w:div w:id="1859924103">
          <w:marLeft w:val="640"/>
          <w:marRight w:val="0"/>
          <w:marTop w:val="0"/>
          <w:marBottom w:val="0"/>
          <w:divBdr>
            <w:top w:val="none" w:sz="0" w:space="0" w:color="auto"/>
            <w:left w:val="none" w:sz="0" w:space="0" w:color="auto"/>
            <w:bottom w:val="none" w:sz="0" w:space="0" w:color="auto"/>
            <w:right w:val="none" w:sz="0" w:space="0" w:color="auto"/>
          </w:divBdr>
        </w:div>
        <w:div w:id="1122118384">
          <w:marLeft w:val="640"/>
          <w:marRight w:val="0"/>
          <w:marTop w:val="0"/>
          <w:marBottom w:val="0"/>
          <w:divBdr>
            <w:top w:val="none" w:sz="0" w:space="0" w:color="auto"/>
            <w:left w:val="none" w:sz="0" w:space="0" w:color="auto"/>
            <w:bottom w:val="none" w:sz="0" w:space="0" w:color="auto"/>
            <w:right w:val="none" w:sz="0" w:space="0" w:color="auto"/>
          </w:divBdr>
        </w:div>
        <w:div w:id="1330333094">
          <w:marLeft w:val="640"/>
          <w:marRight w:val="0"/>
          <w:marTop w:val="0"/>
          <w:marBottom w:val="0"/>
          <w:divBdr>
            <w:top w:val="none" w:sz="0" w:space="0" w:color="auto"/>
            <w:left w:val="none" w:sz="0" w:space="0" w:color="auto"/>
            <w:bottom w:val="none" w:sz="0" w:space="0" w:color="auto"/>
            <w:right w:val="none" w:sz="0" w:space="0" w:color="auto"/>
          </w:divBdr>
        </w:div>
        <w:div w:id="109279079">
          <w:marLeft w:val="640"/>
          <w:marRight w:val="0"/>
          <w:marTop w:val="0"/>
          <w:marBottom w:val="0"/>
          <w:divBdr>
            <w:top w:val="none" w:sz="0" w:space="0" w:color="auto"/>
            <w:left w:val="none" w:sz="0" w:space="0" w:color="auto"/>
            <w:bottom w:val="none" w:sz="0" w:space="0" w:color="auto"/>
            <w:right w:val="none" w:sz="0" w:space="0" w:color="auto"/>
          </w:divBdr>
        </w:div>
        <w:div w:id="1569413199">
          <w:marLeft w:val="640"/>
          <w:marRight w:val="0"/>
          <w:marTop w:val="0"/>
          <w:marBottom w:val="0"/>
          <w:divBdr>
            <w:top w:val="none" w:sz="0" w:space="0" w:color="auto"/>
            <w:left w:val="none" w:sz="0" w:space="0" w:color="auto"/>
            <w:bottom w:val="none" w:sz="0" w:space="0" w:color="auto"/>
            <w:right w:val="none" w:sz="0" w:space="0" w:color="auto"/>
          </w:divBdr>
        </w:div>
        <w:div w:id="1854607091">
          <w:marLeft w:val="640"/>
          <w:marRight w:val="0"/>
          <w:marTop w:val="0"/>
          <w:marBottom w:val="0"/>
          <w:divBdr>
            <w:top w:val="none" w:sz="0" w:space="0" w:color="auto"/>
            <w:left w:val="none" w:sz="0" w:space="0" w:color="auto"/>
            <w:bottom w:val="none" w:sz="0" w:space="0" w:color="auto"/>
            <w:right w:val="none" w:sz="0" w:space="0" w:color="auto"/>
          </w:divBdr>
        </w:div>
        <w:div w:id="26608561">
          <w:marLeft w:val="640"/>
          <w:marRight w:val="0"/>
          <w:marTop w:val="0"/>
          <w:marBottom w:val="0"/>
          <w:divBdr>
            <w:top w:val="none" w:sz="0" w:space="0" w:color="auto"/>
            <w:left w:val="none" w:sz="0" w:space="0" w:color="auto"/>
            <w:bottom w:val="none" w:sz="0" w:space="0" w:color="auto"/>
            <w:right w:val="none" w:sz="0" w:space="0" w:color="auto"/>
          </w:divBdr>
        </w:div>
        <w:div w:id="398748588">
          <w:marLeft w:val="640"/>
          <w:marRight w:val="0"/>
          <w:marTop w:val="0"/>
          <w:marBottom w:val="0"/>
          <w:divBdr>
            <w:top w:val="none" w:sz="0" w:space="0" w:color="auto"/>
            <w:left w:val="none" w:sz="0" w:space="0" w:color="auto"/>
            <w:bottom w:val="none" w:sz="0" w:space="0" w:color="auto"/>
            <w:right w:val="none" w:sz="0" w:space="0" w:color="auto"/>
          </w:divBdr>
        </w:div>
        <w:div w:id="1502314088">
          <w:marLeft w:val="640"/>
          <w:marRight w:val="0"/>
          <w:marTop w:val="0"/>
          <w:marBottom w:val="0"/>
          <w:divBdr>
            <w:top w:val="none" w:sz="0" w:space="0" w:color="auto"/>
            <w:left w:val="none" w:sz="0" w:space="0" w:color="auto"/>
            <w:bottom w:val="none" w:sz="0" w:space="0" w:color="auto"/>
            <w:right w:val="none" w:sz="0" w:space="0" w:color="auto"/>
          </w:divBdr>
        </w:div>
        <w:div w:id="2134588792">
          <w:marLeft w:val="640"/>
          <w:marRight w:val="0"/>
          <w:marTop w:val="0"/>
          <w:marBottom w:val="0"/>
          <w:divBdr>
            <w:top w:val="none" w:sz="0" w:space="0" w:color="auto"/>
            <w:left w:val="none" w:sz="0" w:space="0" w:color="auto"/>
            <w:bottom w:val="none" w:sz="0" w:space="0" w:color="auto"/>
            <w:right w:val="none" w:sz="0" w:space="0" w:color="auto"/>
          </w:divBdr>
        </w:div>
        <w:div w:id="938410152">
          <w:marLeft w:val="640"/>
          <w:marRight w:val="0"/>
          <w:marTop w:val="0"/>
          <w:marBottom w:val="0"/>
          <w:divBdr>
            <w:top w:val="none" w:sz="0" w:space="0" w:color="auto"/>
            <w:left w:val="none" w:sz="0" w:space="0" w:color="auto"/>
            <w:bottom w:val="none" w:sz="0" w:space="0" w:color="auto"/>
            <w:right w:val="none" w:sz="0" w:space="0" w:color="auto"/>
          </w:divBdr>
        </w:div>
        <w:div w:id="609359532">
          <w:marLeft w:val="640"/>
          <w:marRight w:val="0"/>
          <w:marTop w:val="0"/>
          <w:marBottom w:val="0"/>
          <w:divBdr>
            <w:top w:val="none" w:sz="0" w:space="0" w:color="auto"/>
            <w:left w:val="none" w:sz="0" w:space="0" w:color="auto"/>
            <w:bottom w:val="none" w:sz="0" w:space="0" w:color="auto"/>
            <w:right w:val="none" w:sz="0" w:space="0" w:color="auto"/>
          </w:divBdr>
        </w:div>
        <w:div w:id="1607807837">
          <w:marLeft w:val="640"/>
          <w:marRight w:val="0"/>
          <w:marTop w:val="0"/>
          <w:marBottom w:val="0"/>
          <w:divBdr>
            <w:top w:val="none" w:sz="0" w:space="0" w:color="auto"/>
            <w:left w:val="none" w:sz="0" w:space="0" w:color="auto"/>
            <w:bottom w:val="none" w:sz="0" w:space="0" w:color="auto"/>
            <w:right w:val="none" w:sz="0" w:space="0" w:color="auto"/>
          </w:divBdr>
        </w:div>
        <w:div w:id="211120294">
          <w:marLeft w:val="640"/>
          <w:marRight w:val="0"/>
          <w:marTop w:val="0"/>
          <w:marBottom w:val="0"/>
          <w:divBdr>
            <w:top w:val="none" w:sz="0" w:space="0" w:color="auto"/>
            <w:left w:val="none" w:sz="0" w:space="0" w:color="auto"/>
            <w:bottom w:val="none" w:sz="0" w:space="0" w:color="auto"/>
            <w:right w:val="none" w:sz="0" w:space="0" w:color="auto"/>
          </w:divBdr>
        </w:div>
        <w:div w:id="1059285961">
          <w:marLeft w:val="640"/>
          <w:marRight w:val="0"/>
          <w:marTop w:val="0"/>
          <w:marBottom w:val="0"/>
          <w:divBdr>
            <w:top w:val="none" w:sz="0" w:space="0" w:color="auto"/>
            <w:left w:val="none" w:sz="0" w:space="0" w:color="auto"/>
            <w:bottom w:val="none" w:sz="0" w:space="0" w:color="auto"/>
            <w:right w:val="none" w:sz="0" w:space="0" w:color="auto"/>
          </w:divBdr>
        </w:div>
        <w:div w:id="376902078">
          <w:marLeft w:val="640"/>
          <w:marRight w:val="0"/>
          <w:marTop w:val="0"/>
          <w:marBottom w:val="0"/>
          <w:divBdr>
            <w:top w:val="none" w:sz="0" w:space="0" w:color="auto"/>
            <w:left w:val="none" w:sz="0" w:space="0" w:color="auto"/>
            <w:bottom w:val="none" w:sz="0" w:space="0" w:color="auto"/>
            <w:right w:val="none" w:sz="0" w:space="0" w:color="auto"/>
          </w:divBdr>
        </w:div>
        <w:div w:id="1015764888">
          <w:marLeft w:val="640"/>
          <w:marRight w:val="0"/>
          <w:marTop w:val="0"/>
          <w:marBottom w:val="0"/>
          <w:divBdr>
            <w:top w:val="none" w:sz="0" w:space="0" w:color="auto"/>
            <w:left w:val="none" w:sz="0" w:space="0" w:color="auto"/>
            <w:bottom w:val="none" w:sz="0" w:space="0" w:color="auto"/>
            <w:right w:val="none" w:sz="0" w:space="0" w:color="auto"/>
          </w:divBdr>
        </w:div>
        <w:div w:id="359942522">
          <w:marLeft w:val="640"/>
          <w:marRight w:val="0"/>
          <w:marTop w:val="0"/>
          <w:marBottom w:val="0"/>
          <w:divBdr>
            <w:top w:val="none" w:sz="0" w:space="0" w:color="auto"/>
            <w:left w:val="none" w:sz="0" w:space="0" w:color="auto"/>
            <w:bottom w:val="none" w:sz="0" w:space="0" w:color="auto"/>
            <w:right w:val="none" w:sz="0" w:space="0" w:color="auto"/>
          </w:divBdr>
        </w:div>
        <w:div w:id="1688866854">
          <w:marLeft w:val="640"/>
          <w:marRight w:val="0"/>
          <w:marTop w:val="0"/>
          <w:marBottom w:val="0"/>
          <w:divBdr>
            <w:top w:val="none" w:sz="0" w:space="0" w:color="auto"/>
            <w:left w:val="none" w:sz="0" w:space="0" w:color="auto"/>
            <w:bottom w:val="none" w:sz="0" w:space="0" w:color="auto"/>
            <w:right w:val="none" w:sz="0" w:space="0" w:color="auto"/>
          </w:divBdr>
        </w:div>
      </w:divsChild>
    </w:div>
    <w:div w:id="186136784">
      <w:bodyDiv w:val="1"/>
      <w:marLeft w:val="0"/>
      <w:marRight w:val="0"/>
      <w:marTop w:val="0"/>
      <w:marBottom w:val="0"/>
      <w:divBdr>
        <w:top w:val="none" w:sz="0" w:space="0" w:color="auto"/>
        <w:left w:val="none" w:sz="0" w:space="0" w:color="auto"/>
        <w:bottom w:val="none" w:sz="0" w:space="0" w:color="auto"/>
        <w:right w:val="none" w:sz="0" w:space="0" w:color="auto"/>
      </w:divBdr>
      <w:divsChild>
        <w:div w:id="52047894">
          <w:marLeft w:val="640"/>
          <w:marRight w:val="0"/>
          <w:marTop w:val="0"/>
          <w:marBottom w:val="0"/>
          <w:divBdr>
            <w:top w:val="none" w:sz="0" w:space="0" w:color="auto"/>
            <w:left w:val="none" w:sz="0" w:space="0" w:color="auto"/>
            <w:bottom w:val="none" w:sz="0" w:space="0" w:color="auto"/>
            <w:right w:val="none" w:sz="0" w:space="0" w:color="auto"/>
          </w:divBdr>
        </w:div>
        <w:div w:id="146359362">
          <w:marLeft w:val="640"/>
          <w:marRight w:val="0"/>
          <w:marTop w:val="0"/>
          <w:marBottom w:val="0"/>
          <w:divBdr>
            <w:top w:val="none" w:sz="0" w:space="0" w:color="auto"/>
            <w:left w:val="none" w:sz="0" w:space="0" w:color="auto"/>
            <w:bottom w:val="none" w:sz="0" w:space="0" w:color="auto"/>
            <w:right w:val="none" w:sz="0" w:space="0" w:color="auto"/>
          </w:divBdr>
          <w:divsChild>
            <w:div w:id="1916352019">
              <w:marLeft w:val="0"/>
              <w:marRight w:val="0"/>
              <w:marTop w:val="0"/>
              <w:marBottom w:val="0"/>
              <w:divBdr>
                <w:top w:val="none" w:sz="0" w:space="0" w:color="auto"/>
                <w:left w:val="none" w:sz="0" w:space="0" w:color="auto"/>
                <w:bottom w:val="none" w:sz="0" w:space="0" w:color="auto"/>
                <w:right w:val="none" w:sz="0" w:space="0" w:color="auto"/>
              </w:divBdr>
              <w:divsChild>
                <w:div w:id="1376081310">
                  <w:marLeft w:val="640"/>
                  <w:marRight w:val="0"/>
                  <w:marTop w:val="0"/>
                  <w:marBottom w:val="0"/>
                  <w:divBdr>
                    <w:top w:val="none" w:sz="0" w:space="0" w:color="auto"/>
                    <w:left w:val="none" w:sz="0" w:space="0" w:color="auto"/>
                    <w:bottom w:val="none" w:sz="0" w:space="0" w:color="auto"/>
                    <w:right w:val="none" w:sz="0" w:space="0" w:color="auto"/>
                  </w:divBdr>
                </w:div>
                <w:div w:id="745886118">
                  <w:marLeft w:val="640"/>
                  <w:marRight w:val="0"/>
                  <w:marTop w:val="0"/>
                  <w:marBottom w:val="0"/>
                  <w:divBdr>
                    <w:top w:val="none" w:sz="0" w:space="0" w:color="auto"/>
                    <w:left w:val="none" w:sz="0" w:space="0" w:color="auto"/>
                    <w:bottom w:val="none" w:sz="0" w:space="0" w:color="auto"/>
                    <w:right w:val="none" w:sz="0" w:space="0" w:color="auto"/>
                  </w:divBdr>
                </w:div>
                <w:div w:id="1890872733">
                  <w:marLeft w:val="640"/>
                  <w:marRight w:val="0"/>
                  <w:marTop w:val="0"/>
                  <w:marBottom w:val="0"/>
                  <w:divBdr>
                    <w:top w:val="none" w:sz="0" w:space="0" w:color="auto"/>
                    <w:left w:val="none" w:sz="0" w:space="0" w:color="auto"/>
                    <w:bottom w:val="none" w:sz="0" w:space="0" w:color="auto"/>
                    <w:right w:val="none" w:sz="0" w:space="0" w:color="auto"/>
                  </w:divBdr>
                </w:div>
                <w:div w:id="948505987">
                  <w:marLeft w:val="640"/>
                  <w:marRight w:val="0"/>
                  <w:marTop w:val="0"/>
                  <w:marBottom w:val="0"/>
                  <w:divBdr>
                    <w:top w:val="none" w:sz="0" w:space="0" w:color="auto"/>
                    <w:left w:val="none" w:sz="0" w:space="0" w:color="auto"/>
                    <w:bottom w:val="none" w:sz="0" w:space="0" w:color="auto"/>
                    <w:right w:val="none" w:sz="0" w:space="0" w:color="auto"/>
                  </w:divBdr>
                </w:div>
                <w:div w:id="2036150784">
                  <w:marLeft w:val="640"/>
                  <w:marRight w:val="0"/>
                  <w:marTop w:val="0"/>
                  <w:marBottom w:val="0"/>
                  <w:divBdr>
                    <w:top w:val="none" w:sz="0" w:space="0" w:color="auto"/>
                    <w:left w:val="none" w:sz="0" w:space="0" w:color="auto"/>
                    <w:bottom w:val="none" w:sz="0" w:space="0" w:color="auto"/>
                    <w:right w:val="none" w:sz="0" w:space="0" w:color="auto"/>
                  </w:divBdr>
                </w:div>
                <w:div w:id="1066686225">
                  <w:marLeft w:val="640"/>
                  <w:marRight w:val="0"/>
                  <w:marTop w:val="0"/>
                  <w:marBottom w:val="0"/>
                  <w:divBdr>
                    <w:top w:val="none" w:sz="0" w:space="0" w:color="auto"/>
                    <w:left w:val="none" w:sz="0" w:space="0" w:color="auto"/>
                    <w:bottom w:val="none" w:sz="0" w:space="0" w:color="auto"/>
                    <w:right w:val="none" w:sz="0" w:space="0" w:color="auto"/>
                  </w:divBdr>
                </w:div>
                <w:div w:id="973608227">
                  <w:marLeft w:val="640"/>
                  <w:marRight w:val="0"/>
                  <w:marTop w:val="0"/>
                  <w:marBottom w:val="0"/>
                  <w:divBdr>
                    <w:top w:val="none" w:sz="0" w:space="0" w:color="auto"/>
                    <w:left w:val="none" w:sz="0" w:space="0" w:color="auto"/>
                    <w:bottom w:val="none" w:sz="0" w:space="0" w:color="auto"/>
                    <w:right w:val="none" w:sz="0" w:space="0" w:color="auto"/>
                  </w:divBdr>
                </w:div>
                <w:div w:id="2129422592">
                  <w:marLeft w:val="640"/>
                  <w:marRight w:val="0"/>
                  <w:marTop w:val="0"/>
                  <w:marBottom w:val="0"/>
                  <w:divBdr>
                    <w:top w:val="none" w:sz="0" w:space="0" w:color="auto"/>
                    <w:left w:val="none" w:sz="0" w:space="0" w:color="auto"/>
                    <w:bottom w:val="none" w:sz="0" w:space="0" w:color="auto"/>
                    <w:right w:val="none" w:sz="0" w:space="0" w:color="auto"/>
                  </w:divBdr>
                </w:div>
                <w:div w:id="1560096392">
                  <w:marLeft w:val="640"/>
                  <w:marRight w:val="0"/>
                  <w:marTop w:val="0"/>
                  <w:marBottom w:val="0"/>
                  <w:divBdr>
                    <w:top w:val="none" w:sz="0" w:space="0" w:color="auto"/>
                    <w:left w:val="none" w:sz="0" w:space="0" w:color="auto"/>
                    <w:bottom w:val="none" w:sz="0" w:space="0" w:color="auto"/>
                    <w:right w:val="none" w:sz="0" w:space="0" w:color="auto"/>
                  </w:divBdr>
                </w:div>
                <w:div w:id="633829388">
                  <w:marLeft w:val="640"/>
                  <w:marRight w:val="0"/>
                  <w:marTop w:val="0"/>
                  <w:marBottom w:val="0"/>
                  <w:divBdr>
                    <w:top w:val="none" w:sz="0" w:space="0" w:color="auto"/>
                    <w:left w:val="none" w:sz="0" w:space="0" w:color="auto"/>
                    <w:bottom w:val="none" w:sz="0" w:space="0" w:color="auto"/>
                    <w:right w:val="none" w:sz="0" w:space="0" w:color="auto"/>
                  </w:divBdr>
                </w:div>
                <w:div w:id="496727197">
                  <w:marLeft w:val="640"/>
                  <w:marRight w:val="0"/>
                  <w:marTop w:val="0"/>
                  <w:marBottom w:val="0"/>
                  <w:divBdr>
                    <w:top w:val="none" w:sz="0" w:space="0" w:color="auto"/>
                    <w:left w:val="none" w:sz="0" w:space="0" w:color="auto"/>
                    <w:bottom w:val="none" w:sz="0" w:space="0" w:color="auto"/>
                    <w:right w:val="none" w:sz="0" w:space="0" w:color="auto"/>
                  </w:divBdr>
                </w:div>
                <w:div w:id="1284000609">
                  <w:marLeft w:val="640"/>
                  <w:marRight w:val="0"/>
                  <w:marTop w:val="0"/>
                  <w:marBottom w:val="0"/>
                  <w:divBdr>
                    <w:top w:val="none" w:sz="0" w:space="0" w:color="auto"/>
                    <w:left w:val="none" w:sz="0" w:space="0" w:color="auto"/>
                    <w:bottom w:val="none" w:sz="0" w:space="0" w:color="auto"/>
                    <w:right w:val="none" w:sz="0" w:space="0" w:color="auto"/>
                  </w:divBdr>
                </w:div>
                <w:div w:id="1701273506">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69679685">
          <w:marLeft w:val="640"/>
          <w:marRight w:val="0"/>
          <w:marTop w:val="0"/>
          <w:marBottom w:val="0"/>
          <w:divBdr>
            <w:top w:val="none" w:sz="0" w:space="0" w:color="auto"/>
            <w:left w:val="none" w:sz="0" w:space="0" w:color="auto"/>
            <w:bottom w:val="none" w:sz="0" w:space="0" w:color="auto"/>
            <w:right w:val="none" w:sz="0" w:space="0" w:color="auto"/>
          </w:divBdr>
        </w:div>
        <w:div w:id="221601238">
          <w:marLeft w:val="640"/>
          <w:marRight w:val="0"/>
          <w:marTop w:val="0"/>
          <w:marBottom w:val="0"/>
          <w:divBdr>
            <w:top w:val="none" w:sz="0" w:space="0" w:color="auto"/>
            <w:left w:val="none" w:sz="0" w:space="0" w:color="auto"/>
            <w:bottom w:val="none" w:sz="0" w:space="0" w:color="auto"/>
            <w:right w:val="none" w:sz="0" w:space="0" w:color="auto"/>
          </w:divBdr>
        </w:div>
        <w:div w:id="397480497">
          <w:marLeft w:val="640"/>
          <w:marRight w:val="0"/>
          <w:marTop w:val="0"/>
          <w:marBottom w:val="0"/>
          <w:divBdr>
            <w:top w:val="none" w:sz="0" w:space="0" w:color="auto"/>
            <w:left w:val="none" w:sz="0" w:space="0" w:color="auto"/>
            <w:bottom w:val="none" w:sz="0" w:space="0" w:color="auto"/>
            <w:right w:val="none" w:sz="0" w:space="0" w:color="auto"/>
          </w:divBdr>
        </w:div>
        <w:div w:id="400100570">
          <w:marLeft w:val="640"/>
          <w:marRight w:val="0"/>
          <w:marTop w:val="0"/>
          <w:marBottom w:val="0"/>
          <w:divBdr>
            <w:top w:val="none" w:sz="0" w:space="0" w:color="auto"/>
            <w:left w:val="none" w:sz="0" w:space="0" w:color="auto"/>
            <w:bottom w:val="none" w:sz="0" w:space="0" w:color="auto"/>
            <w:right w:val="none" w:sz="0" w:space="0" w:color="auto"/>
          </w:divBdr>
        </w:div>
        <w:div w:id="525753040">
          <w:marLeft w:val="640"/>
          <w:marRight w:val="0"/>
          <w:marTop w:val="0"/>
          <w:marBottom w:val="0"/>
          <w:divBdr>
            <w:top w:val="none" w:sz="0" w:space="0" w:color="auto"/>
            <w:left w:val="none" w:sz="0" w:space="0" w:color="auto"/>
            <w:bottom w:val="none" w:sz="0" w:space="0" w:color="auto"/>
            <w:right w:val="none" w:sz="0" w:space="0" w:color="auto"/>
          </w:divBdr>
        </w:div>
        <w:div w:id="570312361">
          <w:marLeft w:val="640"/>
          <w:marRight w:val="0"/>
          <w:marTop w:val="0"/>
          <w:marBottom w:val="0"/>
          <w:divBdr>
            <w:top w:val="none" w:sz="0" w:space="0" w:color="auto"/>
            <w:left w:val="none" w:sz="0" w:space="0" w:color="auto"/>
            <w:bottom w:val="none" w:sz="0" w:space="0" w:color="auto"/>
            <w:right w:val="none" w:sz="0" w:space="0" w:color="auto"/>
          </w:divBdr>
        </w:div>
        <w:div w:id="745106777">
          <w:marLeft w:val="640"/>
          <w:marRight w:val="0"/>
          <w:marTop w:val="0"/>
          <w:marBottom w:val="0"/>
          <w:divBdr>
            <w:top w:val="none" w:sz="0" w:space="0" w:color="auto"/>
            <w:left w:val="none" w:sz="0" w:space="0" w:color="auto"/>
            <w:bottom w:val="none" w:sz="0" w:space="0" w:color="auto"/>
            <w:right w:val="none" w:sz="0" w:space="0" w:color="auto"/>
          </w:divBdr>
        </w:div>
        <w:div w:id="836266862">
          <w:marLeft w:val="640"/>
          <w:marRight w:val="0"/>
          <w:marTop w:val="0"/>
          <w:marBottom w:val="0"/>
          <w:divBdr>
            <w:top w:val="none" w:sz="0" w:space="0" w:color="auto"/>
            <w:left w:val="none" w:sz="0" w:space="0" w:color="auto"/>
            <w:bottom w:val="none" w:sz="0" w:space="0" w:color="auto"/>
            <w:right w:val="none" w:sz="0" w:space="0" w:color="auto"/>
          </w:divBdr>
        </w:div>
        <w:div w:id="946499504">
          <w:marLeft w:val="640"/>
          <w:marRight w:val="0"/>
          <w:marTop w:val="0"/>
          <w:marBottom w:val="0"/>
          <w:divBdr>
            <w:top w:val="none" w:sz="0" w:space="0" w:color="auto"/>
            <w:left w:val="none" w:sz="0" w:space="0" w:color="auto"/>
            <w:bottom w:val="none" w:sz="0" w:space="0" w:color="auto"/>
            <w:right w:val="none" w:sz="0" w:space="0" w:color="auto"/>
          </w:divBdr>
        </w:div>
        <w:div w:id="1153330031">
          <w:marLeft w:val="640"/>
          <w:marRight w:val="0"/>
          <w:marTop w:val="0"/>
          <w:marBottom w:val="0"/>
          <w:divBdr>
            <w:top w:val="none" w:sz="0" w:space="0" w:color="auto"/>
            <w:left w:val="none" w:sz="0" w:space="0" w:color="auto"/>
            <w:bottom w:val="none" w:sz="0" w:space="0" w:color="auto"/>
            <w:right w:val="none" w:sz="0" w:space="0" w:color="auto"/>
          </w:divBdr>
        </w:div>
        <w:div w:id="1261915812">
          <w:marLeft w:val="640"/>
          <w:marRight w:val="0"/>
          <w:marTop w:val="0"/>
          <w:marBottom w:val="0"/>
          <w:divBdr>
            <w:top w:val="none" w:sz="0" w:space="0" w:color="auto"/>
            <w:left w:val="none" w:sz="0" w:space="0" w:color="auto"/>
            <w:bottom w:val="none" w:sz="0" w:space="0" w:color="auto"/>
            <w:right w:val="none" w:sz="0" w:space="0" w:color="auto"/>
          </w:divBdr>
        </w:div>
        <w:div w:id="1482648686">
          <w:marLeft w:val="640"/>
          <w:marRight w:val="0"/>
          <w:marTop w:val="0"/>
          <w:marBottom w:val="0"/>
          <w:divBdr>
            <w:top w:val="none" w:sz="0" w:space="0" w:color="auto"/>
            <w:left w:val="none" w:sz="0" w:space="0" w:color="auto"/>
            <w:bottom w:val="none" w:sz="0" w:space="0" w:color="auto"/>
            <w:right w:val="none" w:sz="0" w:space="0" w:color="auto"/>
          </w:divBdr>
        </w:div>
        <w:div w:id="1630088589">
          <w:marLeft w:val="640"/>
          <w:marRight w:val="0"/>
          <w:marTop w:val="0"/>
          <w:marBottom w:val="0"/>
          <w:divBdr>
            <w:top w:val="none" w:sz="0" w:space="0" w:color="auto"/>
            <w:left w:val="none" w:sz="0" w:space="0" w:color="auto"/>
            <w:bottom w:val="none" w:sz="0" w:space="0" w:color="auto"/>
            <w:right w:val="none" w:sz="0" w:space="0" w:color="auto"/>
          </w:divBdr>
        </w:div>
        <w:div w:id="1672293691">
          <w:marLeft w:val="640"/>
          <w:marRight w:val="0"/>
          <w:marTop w:val="0"/>
          <w:marBottom w:val="0"/>
          <w:divBdr>
            <w:top w:val="none" w:sz="0" w:space="0" w:color="auto"/>
            <w:left w:val="none" w:sz="0" w:space="0" w:color="auto"/>
            <w:bottom w:val="none" w:sz="0" w:space="0" w:color="auto"/>
            <w:right w:val="none" w:sz="0" w:space="0" w:color="auto"/>
          </w:divBdr>
        </w:div>
        <w:div w:id="1681542495">
          <w:marLeft w:val="640"/>
          <w:marRight w:val="0"/>
          <w:marTop w:val="0"/>
          <w:marBottom w:val="0"/>
          <w:divBdr>
            <w:top w:val="none" w:sz="0" w:space="0" w:color="auto"/>
            <w:left w:val="none" w:sz="0" w:space="0" w:color="auto"/>
            <w:bottom w:val="none" w:sz="0" w:space="0" w:color="auto"/>
            <w:right w:val="none" w:sz="0" w:space="0" w:color="auto"/>
          </w:divBdr>
        </w:div>
        <w:div w:id="1798445948">
          <w:marLeft w:val="640"/>
          <w:marRight w:val="0"/>
          <w:marTop w:val="0"/>
          <w:marBottom w:val="0"/>
          <w:divBdr>
            <w:top w:val="none" w:sz="0" w:space="0" w:color="auto"/>
            <w:left w:val="none" w:sz="0" w:space="0" w:color="auto"/>
            <w:bottom w:val="none" w:sz="0" w:space="0" w:color="auto"/>
            <w:right w:val="none" w:sz="0" w:space="0" w:color="auto"/>
          </w:divBdr>
        </w:div>
        <w:div w:id="1819956883">
          <w:marLeft w:val="640"/>
          <w:marRight w:val="0"/>
          <w:marTop w:val="0"/>
          <w:marBottom w:val="0"/>
          <w:divBdr>
            <w:top w:val="none" w:sz="0" w:space="0" w:color="auto"/>
            <w:left w:val="none" w:sz="0" w:space="0" w:color="auto"/>
            <w:bottom w:val="none" w:sz="0" w:space="0" w:color="auto"/>
            <w:right w:val="none" w:sz="0" w:space="0" w:color="auto"/>
          </w:divBdr>
        </w:div>
        <w:div w:id="1849715654">
          <w:marLeft w:val="640"/>
          <w:marRight w:val="0"/>
          <w:marTop w:val="0"/>
          <w:marBottom w:val="0"/>
          <w:divBdr>
            <w:top w:val="none" w:sz="0" w:space="0" w:color="auto"/>
            <w:left w:val="none" w:sz="0" w:space="0" w:color="auto"/>
            <w:bottom w:val="none" w:sz="0" w:space="0" w:color="auto"/>
            <w:right w:val="none" w:sz="0" w:space="0" w:color="auto"/>
          </w:divBdr>
        </w:div>
        <w:div w:id="1907062305">
          <w:marLeft w:val="640"/>
          <w:marRight w:val="0"/>
          <w:marTop w:val="0"/>
          <w:marBottom w:val="0"/>
          <w:divBdr>
            <w:top w:val="none" w:sz="0" w:space="0" w:color="auto"/>
            <w:left w:val="none" w:sz="0" w:space="0" w:color="auto"/>
            <w:bottom w:val="none" w:sz="0" w:space="0" w:color="auto"/>
            <w:right w:val="none" w:sz="0" w:space="0" w:color="auto"/>
          </w:divBdr>
        </w:div>
        <w:div w:id="2087612022">
          <w:marLeft w:val="640"/>
          <w:marRight w:val="0"/>
          <w:marTop w:val="0"/>
          <w:marBottom w:val="0"/>
          <w:divBdr>
            <w:top w:val="none" w:sz="0" w:space="0" w:color="auto"/>
            <w:left w:val="none" w:sz="0" w:space="0" w:color="auto"/>
            <w:bottom w:val="none" w:sz="0" w:space="0" w:color="auto"/>
            <w:right w:val="none" w:sz="0" w:space="0" w:color="auto"/>
          </w:divBdr>
        </w:div>
        <w:div w:id="2088531963">
          <w:marLeft w:val="640"/>
          <w:marRight w:val="0"/>
          <w:marTop w:val="0"/>
          <w:marBottom w:val="0"/>
          <w:divBdr>
            <w:top w:val="none" w:sz="0" w:space="0" w:color="auto"/>
            <w:left w:val="none" w:sz="0" w:space="0" w:color="auto"/>
            <w:bottom w:val="none" w:sz="0" w:space="0" w:color="auto"/>
            <w:right w:val="none" w:sz="0" w:space="0" w:color="auto"/>
          </w:divBdr>
        </w:div>
      </w:divsChild>
    </w:div>
    <w:div w:id="206525442">
      <w:bodyDiv w:val="1"/>
      <w:marLeft w:val="0"/>
      <w:marRight w:val="0"/>
      <w:marTop w:val="0"/>
      <w:marBottom w:val="0"/>
      <w:divBdr>
        <w:top w:val="none" w:sz="0" w:space="0" w:color="auto"/>
        <w:left w:val="none" w:sz="0" w:space="0" w:color="auto"/>
        <w:bottom w:val="none" w:sz="0" w:space="0" w:color="auto"/>
        <w:right w:val="none" w:sz="0" w:space="0" w:color="auto"/>
      </w:divBdr>
    </w:div>
    <w:div w:id="211772912">
      <w:bodyDiv w:val="1"/>
      <w:marLeft w:val="0"/>
      <w:marRight w:val="0"/>
      <w:marTop w:val="0"/>
      <w:marBottom w:val="0"/>
      <w:divBdr>
        <w:top w:val="none" w:sz="0" w:space="0" w:color="auto"/>
        <w:left w:val="none" w:sz="0" w:space="0" w:color="auto"/>
        <w:bottom w:val="none" w:sz="0" w:space="0" w:color="auto"/>
        <w:right w:val="none" w:sz="0" w:space="0" w:color="auto"/>
      </w:divBdr>
      <w:divsChild>
        <w:div w:id="121847032">
          <w:marLeft w:val="640"/>
          <w:marRight w:val="0"/>
          <w:marTop w:val="0"/>
          <w:marBottom w:val="0"/>
          <w:divBdr>
            <w:top w:val="none" w:sz="0" w:space="0" w:color="auto"/>
            <w:left w:val="none" w:sz="0" w:space="0" w:color="auto"/>
            <w:bottom w:val="none" w:sz="0" w:space="0" w:color="auto"/>
            <w:right w:val="none" w:sz="0" w:space="0" w:color="auto"/>
          </w:divBdr>
        </w:div>
        <w:div w:id="180557429">
          <w:marLeft w:val="640"/>
          <w:marRight w:val="0"/>
          <w:marTop w:val="0"/>
          <w:marBottom w:val="0"/>
          <w:divBdr>
            <w:top w:val="none" w:sz="0" w:space="0" w:color="auto"/>
            <w:left w:val="none" w:sz="0" w:space="0" w:color="auto"/>
            <w:bottom w:val="none" w:sz="0" w:space="0" w:color="auto"/>
            <w:right w:val="none" w:sz="0" w:space="0" w:color="auto"/>
          </w:divBdr>
        </w:div>
        <w:div w:id="194117842">
          <w:marLeft w:val="640"/>
          <w:marRight w:val="0"/>
          <w:marTop w:val="0"/>
          <w:marBottom w:val="0"/>
          <w:divBdr>
            <w:top w:val="none" w:sz="0" w:space="0" w:color="auto"/>
            <w:left w:val="none" w:sz="0" w:space="0" w:color="auto"/>
            <w:bottom w:val="none" w:sz="0" w:space="0" w:color="auto"/>
            <w:right w:val="none" w:sz="0" w:space="0" w:color="auto"/>
          </w:divBdr>
        </w:div>
        <w:div w:id="195314861">
          <w:marLeft w:val="640"/>
          <w:marRight w:val="0"/>
          <w:marTop w:val="0"/>
          <w:marBottom w:val="0"/>
          <w:divBdr>
            <w:top w:val="none" w:sz="0" w:space="0" w:color="auto"/>
            <w:left w:val="none" w:sz="0" w:space="0" w:color="auto"/>
            <w:bottom w:val="none" w:sz="0" w:space="0" w:color="auto"/>
            <w:right w:val="none" w:sz="0" w:space="0" w:color="auto"/>
          </w:divBdr>
        </w:div>
        <w:div w:id="231551060">
          <w:marLeft w:val="640"/>
          <w:marRight w:val="0"/>
          <w:marTop w:val="0"/>
          <w:marBottom w:val="0"/>
          <w:divBdr>
            <w:top w:val="none" w:sz="0" w:space="0" w:color="auto"/>
            <w:left w:val="none" w:sz="0" w:space="0" w:color="auto"/>
            <w:bottom w:val="none" w:sz="0" w:space="0" w:color="auto"/>
            <w:right w:val="none" w:sz="0" w:space="0" w:color="auto"/>
          </w:divBdr>
        </w:div>
        <w:div w:id="271208473">
          <w:marLeft w:val="640"/>
          <w:marRight w:val="0"/>
          <w:marTop w:val="0"/>
          <w:marBottom w:val="0"/>
          <w:divBdr>
            <w:top w:val="none" w:sz="0" w:space="0" w:color="auto"/>
            <w:left w:val="none" w:sz="0" w:space="0" w:color="auto"/>
            <w:bottom w:val="none" w:sz="0" w:space="0" w:color="auto"/>
            <w:right w:val="none" w:sz="0" w:space="0" w:color="auto"/>
          </w:divBdr>
        </w:div>
        <w:div w:id="323704304">
          <w:marLeft w:val="640"/>
          <w:marRight w:val="0"/>
          <w:marTop w:val="0"/>
          <w:marBottom w:val="0"/>
          <w:divBdr>
            <w:top w:val="none" w:sz="0" w:space="0" w:color="auto"/>
            <w:left w:val="none" w:sz="0" w:space="0" w:color="auto"/>
            <w:bottom w:val="none" w:sz="0" w:space="0" w:color="auto"/>
            <w:right w:val="none" w:sz="0" w:space="0" w:color="auto"/>
          </w:divBdr>
        </w:div>
        <w:div w:id="528839194">
          <w:marLeft w:val="640"/>
          <w:marRight w:val="0"/>
          <w:marTop w:val="0"/>
          <w:marBottom w:val="0"/>
          <w:divBdr>
            <w:top w:val="none" w:sz="0" w:space="0" w:color="auto"/>
            <w:left w:val="none" w:sz="0" w:space="0" w:color="auto"/>
            <w:bottom w:val="none" w:sz="0" w:space="0" w:color="auto"/>
            <w:right w:val="none" w:sz="0" w:space="0" w:color="auto"/>
          </w:divBdr>
        </w:div>
        <w:div w:id="694691673">
          <w:marLeft w:val="640"/>
          <w:marRight w:val="0"/>
          <w:marTop w:val="0"/>
          <w:marBottom w:val="0"/>
          <w:divBdr>
            <w:top w:val="none" w:sz="0" w:space="0" w:color="auto"/>
            <w:left w:val="none" w:sz="0" w:space="0" w:color="auto"/>
            <w:bottom w:val="none" w:sz="0" w:space="0" w:color="auto"/>
            <w:right w:val="none" w:sz="0" w:space="0" w:color="auto"/>
          </w:divBdr>
        </w:div>
        <w:div w:id="914243348">
          <w:marLeft w:val="640"/>
          <w:marRight w:val="0"/>
          <w:marTop w:val="0"/>
          <w:marBottom w:val="0"/>
          <w:divBdr>
            <w:top w:val="none" w:sz="0" w:space="0" w:color="auto"/>
            <w:left w:val="none" w:sz="0" w:space="0" w:color="auto"/>
            <w:bottom w:val="none" w:sz="0" w:space="0" w:color="auto"/>
            <w:right w:val="none" w:sz="0" w:space="0" w:color="auto"/>
          </w:divBdr>
        </w:div>
        <w:div w:id="1026828472">
          <w:marLeft w:val="640"/>
          <w:marRight w:val="0"/>
          <w:marTop w:val="0"/>
          <w:marBottom w:val="0"/>
          <w:divBdr>
            <w:top w:val="none" w:sz="0" w:space="0" w:color="auto"/>
            <w:left w:val="none" w:sz="0" w:space="0" w:color="auto"/>
            <w:bottom w:val="none" w:sz="0" w:space="0" w:color="auto"/>
            <w:right w:val="none" w:sz="0" w:space="0" w:color="auto"/>
          </w:divBdr>
        </w:div>
        <w:div w:id="1107626054">
          <w:marLeft w:val="640"/>
          <w:marRight w:val="0"/>
          <w:marTop w:val="0"/>
          <w:marBottom w:val="0"/>
          <w:divBdr>
            <w:top w:val="none" w:sz="0" w:space="0" w:color="auto"/>
            <w:left w:val="none" w:sz="0" w:space="0" w:color="auto"/>
            <w:bottom w:val="none" w:sz="0" w:space="0" w:color="auto"/>
            <w:right w:val="none" w:sz="0" w:space="0" w:color="auto"/>
          </w:divBdr>
        </w:div>
        <w:div w:id="1618442676">
          <w:marLeft w:val="640"/>
          <w:marRight w:val="0"/>
          <w:marTop w:val="0"/>
          <w:marBottom w:val="0"/>
          <w:divBdr>
            <w:top w:val="none" w:sz="0" w:space="0" w:color="auto"/>
            <w:left w:val="none" w:sz="0" w:space="0" w:color="auto"/>
            <w:bottom w:val="none" w:sz="0" w:space="0" w:color="auto"/>
            <w:right w:val="none" w:sz="0" w:space="0" w:color="auto"/>
          </w:divBdr>
        </w:div>
        <w:div w:id="1748648734">
          <w:marLeft w:val="640"/>
          <w:marRight w:val="0"/>
          <w:marTop w:val="0"/>
          <w:marBottom w:val="0"/>
          <w:divBdr>
            <w:top w:val="none" w:sz="0" w:space="0" w:color="auto"/>
            <w:left w:val="none" w:sz="0" w:space="0" w:color="auto"/>
            <w:bottom w:val="none" w:sz="0" w:space="0" w:color="auto"/>
            <w:right w:val="none" w:sz="0" w:space="0" w:color="auto"/>
          </w:divBdr>
        </w:div>
        <w:div w:id="1795636560">
          <w:marLeft w:val="640"/>
          <w:marRight w:val="0"/>
          <w:marTop w:val="0"/>
          <w:marBottom w:val="0"/>
          <w:divBdr>
            <w:top w:val="none" w:sz="0" w:space="0" w:color="auto"/>
            <w:left w:val="none" w:sz="0" w:space="0" w:color="auto"/>
            <w:bottom w:val="none" w:sz="0" w:space="0" w:color="auto"/>
            <w:right w:val="none" w:sz="0" w:space="0" w:color="auto"/>
          </w:divBdr>
        </w:div>
        <w:div w:id="1888568578">
          <w:marLeft w:val="640"/>
          <w:marRight w:val="0"/>
          <w:marTop w:val="0"/>
          <w:marBottom w:val="0"/>
          <w:divBdr>
            <w:top w:val="none" w:sz="0" w:space="0" w:color="auto"/>
            <w:left w:val="none" w:sz="0" w:space="0" w:color="auto"/>
            <w:bottom w:val="none" w:sz="0" w:space="0" w:color="auto"/>
            <w:right w:val="none" w:sz="0" w:space="0" w:color="auto"/>
          </w:divBdr>
        </w:div>
        <w:div w:id="1928418655">
          <w:marLeft w:val="640"/>
          <w:marRight w:val="0"/>
          <w:marTop w:val="0"/>
          <w:marBottom w:val="0"/>
          <w:divBdr>
            <w:top w:val="none" w:sz="0" w:space="0" w:color="auto"/>
            <w:left w:val="none" w:sz="0" w:space="0" w:color="auto"/>
            <w:bottom w:val="none" w:sz="0" w:space="0" w:color="auto"/>
            <w:right w:val="none" w:sz="0" w:space="0" w:color="auto"/>
          </w:divBdr>
        </w:div>
        <w:div w:id="1988313873">
          <w:marLeft w:val="640"/>
          <w:marRight w:val="0"/>
          <w:marTop w:val="0"/>
          <w:marBottom w:val="0"/>
          <w:divBdr>
            <w:top w:val="none" w:sz="0" w:space="0" w:color="auto"/>
            <w:left w:val="none" w:sz="0" w:space="0" w:color="auto"/>
            <w:bottom w:val="none" w:sz="0" w:space="0" w:color="auto"/>
            <w:right w:val="none" w:sz="0" w:space="0" w:color="auto"/>
          </w:divBdr>
        </w:div>
        <w:div w:id="1992632657">
          <w:marLeft w:val="640"/>
          <w:marRight w:val="0"/>
          <w:marTop w:val="0"/>
          <w:marBottom w:val="0"/>
          <w:divBdr>
            <w:top w:val="none" w:sz="0" w:space="0" w:color="auto"/>
            <w:left w:val="none" w:sz="0" w:space="0" w:color="auto"/>
            <w:bottom w:val="none" w:sz="0" w:space="0" w:color="auto"/>
            <w:right w:val="none" w:sz="0" w:space="0" w:color="auto"/>
          </w:divBdr>
        </w:div>
        <w:div w:id="2011717258">
          <w:marLeft w:val="640"/>
          <w:marRight w:val="0"/>
          <w:marTop w:val="0"/>
          <w:marBottom w:val="0"/>
          <w:divBdr>
            <w:top w:val="none" w:sz="0" w:space="0" w:color="auto"/>
            <w:left w:val="none" w:sz="0" w:space="0" w:color="auto"/>
            <w:bottom w:val="none" w:sz="0" w:space="0" w:color="auto"/>
            <w:right w:val="none" w:sz="0" w:space="0" w:color="auto"/>
          </w:divBdr>
        </w:div>
      </w:divsChild>
    </w:div>
    <w:div w:id="232814637">
      <w:bodyDiv w:val="1"/>
      <w:marLeft w:val="0"/>
      <w:marRight w:val="0"/>
      <w:marTop w:val="0"/>
      <w:marBottom w:val="0"/>
      <w:divBdr>
        <w:top w:val="none" w:sz="0" w:space="0" w:color="auto"/>
        <w:left w:val="none" w:sz="0" w:space="0" w:color="auto"/>
        <w:bottom w:val="none" w:sz="0" w:space="0" w:color="auto"/>
        <w:right w:val="none" w:sz="0" w:space="0" w:color="auto"/>
      </w:divBdr>
      <w:divsChild>
        <w:div w:id="2020809895">
          <w:marLeft w:val="640"/>
          <w:marRight w:val="0"/>
          <w:marTop w:val="0"/>
          <w:marBottom w:val="0"/>
          <w:divBdr>
            <w:top w:val="none" w:sz="0" w:space="0" w:color="auto"/>
            <w:left w:val="none" w:sz="0" w:space="0" w:color="auto"/>
            <w:bottom w:val="none" w:sz="0" w:space="0" w:color="auto"/>
            <w:right w:val="none" w:sz="0" w:space="0" w:color="auto"/>
          </w:divBdr>
        </w:div>
        <w:div w:id="1041630866">
          <w:marLeft w:val="640"/>
          <w:marRight w:val="0"/>
          <w:marTop w:val="0"/>
          <w:marBottom w:val="0"/>
          <w:divBdr>
            <w:top w:val="none" w:sz="0" w:space="0" w:color="auto"/>
            <w:left w:val="none" w:sz="0" w:space="0" w:color="auto"/>
            <w:bottom w:val="none" w:sz="0" w:space="0" w:color="auto"/>
            <w:right w:val="none" w:sz="0" w:space="0" w:color="auto"/>
          </w:divBdr>
        </w:div>
        <w:div w:id="318535645">
          <w:marLeft w:val="640"/>
          <w:marRight w:val="0"/>
          <w:marTop w:val="0"/>
          <w:marBottom w:val="0"/>
          <w:divBdr>
            <w:top w:val="none" w:sz="0" w:space="0" w:color="auto"/>
            <w:left w:val="none" w:sz="0" w:space="0" w:color="auto"/>
            <w:bottom w:val="none" w:sz="0" w:space="0" w:color="auto"/>
            <w:right w:val="none" w:sz="0" w:space="0" w:color="auto"/>
          </w:divBdr>
        </w:div>
        <w:div w:id="86389411">
          <w:marLeft w:val="640"/>
          <w:marRight w:val="0"/>
          <w:marTop w:val="0"/>
          <w:marBottom w:val="0"/>
          <w:divBdr>
            <w:top w:val="none" w:sz="0" w:space="0" w:color="auto"/>
            <w:left w:val="none" w:sz="0" w:space="0" w:color="auto"/>
            <w:bottom w:val="none" w:sz="0" w:space="0" w:color="auto"/>
            <w:right w:val="none" w:sz="0" w:space="0" w:color="auto"/>
          </w:divBdr>
        </w:div>
        <w:div w:id="839659816">
          <w:marLeft w:val="640"/>
          <w:marRight w:val="0"/>
          <w:marTop w:val="0"/>
          <w:marBottom w:val="0"/>
          <w:divBdr>
            <w:top w:val="none" w:sz="0" w:space="0" w:color="auto"/>
            <w:left w:val="none" w:sz="0" w:space="0" w:color="auto"/>
            <w:bottom w:val="none" w:sz="0" w:space="0" w:color="auto"/>
            <w:right w:val="none" w:sz="0" w:space="0" w:color="auto"/>
          </w:divBdr>
        </w:div>
        <w:div w:id="1698627689">
          <w:marLeft w:val="640"/>
          <w:marRight w:val="0"/>
          <w:marTop w:val="0"/>
          <w:marBottom w:val="0"/>
          <w:divBdr>
            <w:top w:val="none" w:sz="0" w:space="0" w:color="auto"/>
            <w:left w:val="none" w:sz="0" w:space="0" w:color="auto"/>
            <w:bottom w:val="none" w:sz="0" w:space="0" w:color="auto"/>
            <w:right w:val="none" w:sz="0" w:space="0" w:color="auto"/>
          </w:divBdr>
        </w:div>
        <w:div w:id="1297220070">
          <w:marLeft w:val="640"/>
          <w:marRight w:val="0"/>
          <w:marTop w:val="0"/>
          <w:marBottom w:val="0"/>
          <w:divBdr>
            <w:top w:val="none" w:sz="0" w:space="0" w:color="auto"/>
            <w:left w:val="none" w:sz="0" w:space="0" w:color="auto"/>
            <w:bottom w:val="none" w:sz="0" w:space="0" w:color="auto"/>
            <w:right w:val="none" w:sz="0" w:space="0" w:color="auto"/>
          </w:divBdr>
        </w:div>
        <w:div w:id="1828469794">
          <w:marLeft w:val="640"/>
          <w:marRight w:val="0"/>
          <w:marTop w:val="0"/>
          <w:marBottom w:val="0"/>
          <w:divBdr>
            <w:top w:val="none" w:sz="0" w:space="0" w:color="auto"/>
            <w:left w:val="none" w:sz="0" w:space="0" w:color="auto"/>
            <w:bottom w:val="none" w:sz="0" w:space="0" w:color="auto"/>
            <w:right w:val="none" w:sz="0" w:space="0" w:color="auto"/>
          </w:divBdr>
        </w:div>
        <w:div w:id="1894150164">
          <w:marLeft w:val="640"/>
          <w:marRight w:val="0"/>
          <w:marTop w:val="0"/>
          <w:marBottom w:val="0"/>
          <w:divBdr>
            <w:top w:val="none" w:sz="0" w:space="0" w:color="auto"/>
            <w:left w:val="none" w:sz="0" w:space="0" w:color="auto"/>
            <w:bottom w:val="none" w:sz="0" w:space="0" w:color="auto"/>
            <w:right w:val="none" w:sz="0" w:space="0" w:color="auto"/>
          </w:divBdr>
        </w:div>
        <w:div w:id="1206673885">
          <w:marLeft w:val="640"/>
          <w:marRight w:val="0"/>
          <w:marTop w:val="0"/>
          <w:marBottom w:val="0"/>
          <w:divBdr>
            <w:top w:val="none" w:sz="0" w:space="0" w:color="auto"/>
            <w:left w:val="none" w:sz="0" w:space="0" w:color="auto"/>
            <w:bottom w:val="none" w:sz="0" w:space="0" w:color="auto"/>
            <w:right w:val="none" w:sz="0" w:space="0" w:color="auto"/>
          </w:divBdr>
        </w:div>
        <w:div w:id="1853379020">
          <w:marLeft w:val="640"/>
          <w:marRight w:val="0"/>
          <w:marTop w:val="0"/>
          <w:marBottom w:val="0"/>
          <w:divBdr>
            <w:top w:val="none" w:sz="0" w:space="0" w:color="auto"/>
            <w:left w:val="none" w:sz="0" w:space="0" w:color="auto"/>
            <w:bottom w:val="none" w:sz="0" w:space="0" w:color="auto"/>
            <w:right w:val="none" w:sz="0" w:space="0" w:color="auto"/>
          </w:divBdr>
        </w:div>
        <w:div w:id="619841875">
          <w:marLeft w:val="640"/>
          <w:marRight w:val="0"/>
          <w:marTop w:val="0"/>
          <w:marBottom w:val="0"/>
          <w:divBdr>
            <w:top w:val="none" w:sz="0" w:space="0" w:color="auto"/>
            <w:left w:val="none" w:sz="0" w:space="0" w:color="auto"/>
            <w:bottom w:val="none" w:sz="0" w:space="0" w:color="auto"/>
            <w:right w:val="none" w:sz="0" w:space="0" w:color="auto"/>
          </w:divBdr>
        </w:div>
        <w:div w:id="949047891">
          <w:marLeft w:val="640"/>
          <w:marRight w:val="0"/>
          <w:marTop w:val="0"/>
          <w:marBottom w:val="0"/>
          <w:divBdr>
            <w:top w:val="none" w:sz="0" w:space="0" w:color="auto"/>
            <w:left w:val="none" w:sz="0" w:space="0" w:color="auto"/>
            <w:bottom w:val="none" w:sz="0" w:space="0" w:color="auto"/>
            <w:right w:val="none" w:sz="0" w:space="0" w:color="auto"/>
          </w:divBdr>
        </w:div>
        <w:div w:id="1406225305">
          <w:marLeft w:val="640"/>
          <w:marRight w:val="0"/>
          <w:marTop w:val="0"/>
          <w:marBottom w:val="0"/>
          <w:divBdr>
            <w:top w:val="none" w:sz="0" w:space="0" w:color="auto"/>
            <w:left w:val="none" w:sz="0" w:space="0" w:color="auto"/>
            <w:bottom w:val="none" w:sz="0" w:space="0" w:color="auto"/>
            <w:right w:val="none" w:sz="0" w:space="0" w:color="auto"/>
          </w:divBdr>
        </w:div>
        <w:div w:id="1580602152">
          <w:marLeft w:val="640"/>
          <w:marRight w:val="0"/>
          <w:marTop w:val="0"/>
          <w:marBottom w:val="0"/>
          <w:divBdr>
            <w:top w:val="none" w:sz="0" w:space="0" w:color="auto"/>
            <w:left w:val="none" w:sz="0" w:space="0" w:color="auto"/>
            <w:bottom w:val="none" w:sz="0" w:space="0" w:color="auto"/>
            <w:right w:val="none" w:sz="0" w:space="0" w:color="auto"/>
          </w:divBdr>
        </w:div>
        <w:div w:id="1660697447">
          <w:marLeft w:val="640"/>
          <w:marRight w:val="0"/>
          <w:marTop w:val="0"/>
          <w:marBottom w:val="0"/>
          <w:divBdr>
            <w:top w:val="none" w:sz="0" w:space="0" w:color="auto"/>
            <w:left w:val="none" w:sz="0" w:space="0" w:color="auto"/>
            <w:bottom w:val="none" w:sz="0" w:space="0" w:color="auto"/>
            <w:right w:val="none" w:sz="0" w:space="0" w:color="auto"/>
          </w:divBdr>
        </w:div>
        <w:div w:id="1860117029">
          <w:marLeft w:val="640"/>
          <w:marRight w:val="0"/>
          <w:marTop w:val="0"/>
          <w:marBottom w:val="0"/>
          <w:divBdr>
            <w:top w:val="none" w:sz="0" w:space="0" w:color="auto"/>
            <w:left w:val="none" w:sz="0" w:space="0" w:color="auto"/>
            <w:bottom w:val="none" w:sz="0" w:space="0" w:color="auto"/>
            <w:right w:val="none" w:sz="0" w:space="0" w:color="auto"/>
          </w:divBdr>
        </w:div>
        <w:div w:id="1849904747">
          <w:marLeft w:val="640"/>
          <w:marRight w:val="0"/>
          <w:marTop w:val="0"/>
          <w:marBottom w:val="0"/>
          <w:divBdr>
            <w:top w:val="none" w:sz="0" w:space="0" w:color="auto"/>
            <w:left w:val="none" w:sz="0" w:space="0" w:color="auto"/>
            <w:bottom w:val="none" w:sz="0" w:space="0" w:color="auto"/>
            <w:right w:val="none" w:sz="0" w:space="0" w:color="auto"/>
          </w:divBdr>
        </w:div>
        <w:div w:id="2069448357">
          <w:marLeft w:val="640"/>
          <w:marRight w:val="0"/>
          <w:marTop w:val="0"/>
          <w:marBottom w:val="0"/>
          <w:divBdr>
            <w:top w:val="none" w:sz="0" w:space="0" w:color="auto"/>
            <w:left w:val="none" w:sz="0" w:space="0" w:color="auto"/>
            <w:bottom w:val="none" w:sz="0" w:space="0" w:color="auto"/>
            <w:right w:val="none" w:sz="0" w:space="0" w:color="auto"/>
          </w:divBdr>
        </w:div>
        <w:div w:id="1061563556">
          <w:marLeft w:val="640"/>
          <w:marRight w:val="0"/>
          <w:marTop w:val="0"/>
          <w:marBottom w:val="0"/>
          <w:divBdr>
            <w:top w:val="none" w:sz="0" w:space="0" w:color="auto"/>
            <w:left w:val="none" w:sz="0" w:space="0" w:color="auto"/>
            <w:bottom w:val="none" w:sz="0" w:space="0" w:color="auto"/>
            <w:right w:val="none" w:sz="0" w:space="0" w:color="auto"/>
          </w:divBdr>
        </w:div>
        <w:div w:id="746463052">
          <w:marLeft w:val="640"/>
          <w:marRight w:val="0"/>
          <w:marTop w:val="0"/>
          <w:marBottom w:val="0"/>
          <w:divBdr>
            <w:top w:val="none" w:sz="0" w:space="0" w:color="auto"/>
            <w:left w:val="none" w:sz="0" w:space="0" w:color="auto"/>
            <w:bottom w:val="none" w:sz="0" w:space="0" w:color="auto"/>
            <w:right w:val="none" w:sz="0" w:space="0" w:color="auto"/>
          </w:divBdr>
        </w:div>
        <w:div w:id="993535489">
          <w:marLeft w:val="640"/>
          <w:marRight w:val="0"/>
          <w:marTop w:val="0"/>
          <w:marBottom w:val="0"/>
          <w:divBdr>
            <w:top w:val="none" w:sz="0" w:space="0" w:color="auto"/>
            <w:left w:val="none" w:sz="0" w:space="0" w:color="auto"/>
            <w:bottom w:val="none" w:sz="0" w:space="0" w:color="auto"/>
            <w:right w:val="none" w:sz="0" w:space="0" w:color="auto"/>
          </w:divBdr>
        </w:div>
        <w:div w:id="437021750">
          <w:marLeft w:val="640"/>
          <w:marRight w:val="0"/>
          <w:marTop w:val="0"/>
          <w:marBottom w:val="0"/>
          <w:divBdr>
            <w:top w:val="none" w:sz="0" w:space="0" w:color="auto"/>
            <w:left w:val="none" w:sz="0" w:space="0" w:color="auto"/>
            <w:bottom w:val="none" w:sz="0" w:space="0" w:color="auto"/>
            <w:right w:val="none" w:sz="0" w:space="0" w:color="auto"/>
          </w:divBdr>
        </w:div>
        <w:div w:id="2086873428">
          <w:marLeft w:val="640"/>
          <w:marRight w:val="0"/>
          <w:marTop w:val="0"/>
          <w:marBottom w:val="0"/>
          <w:divBdr>
            <w:top w:val="none" w:sz="0" w:space="0" w:color="auto"/>
            <w:left w:val="none" w:sz="0" w:space="0" w:color="auto"/>
            <w:bottom w:val="none" w:sz="0" w:space="0" w:color="auto"/>
            <w:right w:val="none" w:sz="0" w:space="0" w:color="auto"/>
          </w:divBdr>
        </w:div>
        <w:div w:id="7879117">
          <w:marLeft w:val="640"/>
          <w:marRight w:val="0"/>
          <w:marTop w:val="0"/>
          <w:marBottom w:val="0"/>
          <w:divBdr>
            <w:top w:val="none" w:sz="0" w:space="0" w:color="auto"/>
            <w:left w:val="none" w:sz="0" w:space="0" w:color="auto"/>
            <w:bottom w:val="none" w:sz="0" w:space="0" w:color="auto"/>
            <w:right w:val="none" w:sz="0" w:space="0" w:color="auto"/>
          </w:divBdr>
        </w:div>
        <w:div w:id="1960068089">
          <w:marLeft w:val="640"/>
          <w:marRight w:val="0"/>
          <w:marTop w:val="0"/>
          <w:marBottom w:val="0"/>
          <w:divBdr>
            <w:top w:val="none" w:sz="0" w:space="0" w:color="auto"/>
            <w:left w:val="none" w:sz="0" w:space="0" w:color="auto"/>
            <w:bottom w:val="none" w:sz="0" w:space="0" w:color="auto"/>
            <w:right w:val="none" w:sz="0" w:space="0" w:color="auto"/>
          </w:divBdr>
        </w:div>
        <w:div w:id="1438062377">
          <w:marLeft w:val="640"/>
          <w:marRight w:val="0"/>
          <w:marTop w:val="0"/>
          <w:marBottom w:val="0"/>
          <w:divBdr>
            <w:top w:val="none" w:sz="0" w:space="0" w:color="auto"/>
            <w:left w:val="none" w:sz="0" w:space="0" w:color="auto"/>
            <w:bottom w:val="none" w:sz="0" w:space="0" w:color="auto"/>
            <w:right w:val="none" w:sz="0" w:space="0" w:color="auto"/>
          </w:divBdr>
        </w:div>
        <w:div w:id="481629422">
          <w:marLeft w:val="640"/>
          <w:marRight w:val="0"/>
          <w:marTop w:val="0"/>
          <w:marBottom w:val="0"/>
          <w:divBdr>
            <w:top w:val="none" w:sz="0" w:space="0" w:color="auto"/>
            <w:left w:val="none" w:sz="0" w:space="0" w:color="auto"/>
            <w:bottom w:val="none" w:sz="0" w:space="0" w:color="auto"/>
            <w:right w:val="none" w:sz="0" w:space="0" w:color="auto"/>
          </w:divBdr>
        </w:div>
      </w:divsChild>
    </w:div>
    <w:div w:id="260452712">
      <w:bodyDiv w:val="1"/>
      <w:marLeft w:val="0"/>
      <w:marRight w:val="0"/>
      <w:marTop w:val="0"/>
      <w:marBottom w:val="0"/>
      <w:divBdr>
        <w:top w:val="none" w:sz="0" w:space="0" w:color="auto"/>
        <w:left w:val="none" w:sz="0" w:space="0" w:color="auto"/>
        <w:bottom w:val="none" w:sz="0" w:space="0" w:color="auto"/>
        <w:right w:val="none" w:sz="0" w:space="0" w:color="auto"/>
      </w:divBdr>
      <w:divsChild>
        <w:div w:id="15427358">
          <w:marLeft w:val="640"/>
          <w:marRight w:val="0"/>
          <w:marTop w:val="0"/>
          <w:marBottom w:val="0"/>
          <w:divBdr>
            <w:top w:val="none" w:sz="0" w:space="0" w:color="auto"/>
            <w:left w:val="none" w:sz="0" w:space="0" w:color="auto"/>
            <w:bottom w:val="none" w:sz="0" w:space="0" w:color="auto"/>
            <w:right w:val="none" w:sz="0" w:space="0" w:color="auto"/>
          </w:divBdr>
        </w:div>
        <w:div w:id="29036260">
          <w:marLeft w:val="640"/>
          <w:marRight w:val="0"/>
          <w:marTop w:val="0"/>
          <w:marBottom w:val="0"/>
          <w:divBdr>
            <w:top w:val="none" w:sz="0" w:space="0" w:color="auto"/>
            <w:left w:val="none" w:sz="0" w:space="0" w:color="auto"/>
            <w:bottom w:val="none" w:sz="0" w:space="0" w:color="auto"/>
            <w:right w:val="none" w:sz="0" w:space="0" w:color="auto"/>
          </w:divBdr>
        </w:div>
        <w:div w:id="64570907">
          <w:marLeft w:val="640"/>
          <w:marRight w:val="0"/>
          <w:marTop w:val="0"/>
          <w:marBottom w:val="0"/>
          <w:divBdr>
            <w:top w:val="none" w:sz="0" w:space="0" w:color="auto"/>
            <w:left w:val="none" w:sz="0" w:space="0" w:color="auto"/>
            <w:bottom w:val="none" w:sz="0" w:space="0" w:color="auto"/>
            <w:right w:val="none" w:sz="0" w:space="0" w:color="auto"/>
          </w:divBdr>
        </w:div>
        <w:div w:id="174003938">
          <w:marLeft w:val="640"/>
          <w:marRight w:val="0"/>
          <w:marTop w:val="0"/>
          <w:marBottom w:val="0"/>
          <w:divBdr>
            <w:top w:val="none" w:sz="0" w:space="0" w:color="auto"/>
            <w:left w:val="none" w:sz="0" w:space="0" w:color="auto"/>
            <w:bottom w:val="none" w:sz="0" w:space="0" w:color="auto"/>
            <w:right w:val="none" w:sz="0" w:space="0" w:color="auto"/>
          </w:divBdr>
        </w:div>
        <w:div w:id="201094520">
          <w:marLeft w:val="640"/>
          <w:marRight w:val="0"/>
          <w:marTop w:val="0"/>
          <w:marBottom w:val="0"/>
          <w:divBdr>
            <w:top w:val="none" w:sz="0" w:space="0" w:color="auto"/>
            <w:left w:val="none" w:sz="0" w:space="0" w:color="auto"/>
            <w:bottom w:val="none" w:sz="0" w:space="0" w:color="auto"/>
            <w:right w:val="none" w:sz="0" w:space="0" w:color="auto"/>
          </w:divBdr>
        </w:div>
        <w:div w:id="208686997">
          <w:marLeft w:val="640"/>
          <w:marRight w:val="0"/>
          <w:marTop w:val="0"/>
          <w:marBottom w:val="0"/>
          <w:divBdr>
            <w:top w:val="none" w:sz="0" w:space="0" w:color="auto"/>
            <w:left w:val="none" w:sz="0" w:space="0" w:color="auto"/>
            <w:bottom w:val="none" w:sz="0" w:space="0" w:color="auto"/>
            <w:right w:val="none" w:sz="0" w:space="0" w:color="auto"/>
          </w:divBdr>
        </w:div>
        <w:div w:id="360128885">
          <w:marLeft w:val="640"/>
          <w:marRight w:val="0"/>
          <w:marTop w:val="0"/>
          <w:marBottom w:val="0"/>
          <w:divBdr>
            <w:top w:val="none" w:sz="0" w:space="0" w:color="auto"/>
            <w:left w:val="none" w:sz="0" w:space="0" w:color="auto"/>
            <w:bottom w:val="none" w:sz="0" w:space="0" w:color="auto"/>
            <w:right w:val="none" w:sz="0" w:space="0" w:color="auto"/>
          </w:divBdr>
        </w:div>
        <w:div w:id="469399961">
          <w:marLeft w:val="640"/>
          <w:marRight w:val="0"/>
          <w:marTop w:val="0"/>
          <w:marBottom w:val="0"/>
          <w:divBdr>
            <w:top w:val="none" w:sz="0" w:space="0" w:color="auto"/>
            <w:left w:val="none" w:sz="0" w:space="0" w:color="auto"/>
            <w:bottom w:val="none" w:sz="0" w:space="0" w:color="auto"/>
            <w:right w:val="none" w:sz="0" w:space="0" w:color="auto"/>
          </w:divBdr>
        </w:div>
        <w:div w:id="506480342">
          <w:marLeft w:val="640"/>
          <w:marRight w:val="0"/>
          <w:marTop w:val="0"/>
          <w:marBottom w:val="0"/>
          <w:divBdr>
            <w:top w:val="none" w:sz="0" w:space="0" w:color="auto"/>
            <w:left w:val="none" w:sz="0" w:space="0" w:color="auto"/>
            <w:bottom w:val="none" w:sz="0" w:space="0" w:color="auto"/>
            <w:right w:val="none" w:sz="0" w:space="0" w:color="auto"/>
          </w:divBdr>
        </w:div>
        <w:div w:id="555434088">
          <w:marLeft w:val="640"/>
          <w:marRight w:val="0"/>
          <w:marTop w:val="0"/>
          <w:marBottom w:val="0"/>
          <w:divBdr>
            <w:top w:val="none" w:sz="0" w:space="0" w:color="auto"/>
            <w:left w:val="none" w:sz="0" w:space="0" w:color="auto"/>
            <w:bottom w:val="none" w:sz="0" w:space="0" w:color="auto"/>
            <w:right w:val="none" w:sz="0" w:space="0" w:color="auto"/>
          </w:divBdr>
        </w:div>
        <w:div w:id="677923120">
          <w:marLeft w:val="640"/>
          <w:marRight w:val="0"/>
          <w:marTop w:val="0"/>
          <w:marBottom w:val="0"/>
          <w:divBdr>
            <w:top w:val="none" w:sz="0" w:space="0" w:color="auto"/>
            <w:left w:val="none" w:sz="0" w:space="0" w:color="auto"/>
            <w:bottom w:val="none" w:sz="0" w:space="0" w:color="auto"/>
            <w:right w:val="none" w:sz="0" w:space="0" w:color="auto"/>
          </w:divBdr>
        </w:div>
        <w:div w:id="682899783">
          <w:marLeft w:val="640"/>
          <w:marRight w:val="0"/>
          <w:marTop w:val="0"/>
          <w:marBottom w:val="0"/>
          <w:divBdr>
            <w:top w:val="none" w:sz="0" w:space="0" w:color="auto"/>
            <w:left w:val="none" w:sz="0" w:space="0" w:color="auto"/>
            <w:bottom w:val="none" w:sz="0" w:space="0" w:color="auto"/>
            <w:right w:val="none" w:sz="0" w:space="0" w:color="auto"/>
          </w:divBdr>
        </w:div>
        <w:div w:id="1099912094">
          <w:marLeft w:val="640"/>
          <w:marRight w:val="0"/>
          <w:marTop w:val="0"/>
          <w:marBottom w:val="0"/>
          <w:divBdr>
            <w:top w:val="none" w:sz="0" w:space="0" w:color="auto"/>
            <w:left w:val="none" w:sz="0" w:space="0" w:color="auto"/>
            <w:bottom w:val="none" w:sz="0" w:space="0" w:color="auto"/>
            <w:right w:val="none" w:sz="0" w:space="0" w:color="auto"/>
          </w:divBdr>
        </w:div>
        <w:div w:id="1265452861">
          <w:marLeft w:val="640"/>
          <w:marRight w:val="0"/>
          <w:marTop w:val="0"/>
          <w:marBottom w:val="0"/>
          <w:divBdr>
            <w:top w:val="none" w:sz="0" w:space="0" w:color="auto"/>
            <w:left w:val="none" w:sz="0" w:space="0" w:color="auto"/>
            <w:bottom w:val="none" w:sz="0" w:space="0" w:color="auto"/>
            <w:right w:val="none" w:sz="0" w:space="0" w:color="auto"/>
          </w:divBdr>
        </w:div>
        <w:div w:id="1279097040">
          <w:marLeft w:val="640"/>
          <w:marRight w:val="0"/>
          <w:marTop w:val="0"/>
          <w:marBottom w:val="0"/>
          <w:divBdr>
            <w:top w:val="none" w:sz="0" w:space="0" w:color="auto"/>
            <w:left w:val="none" w:sz="0" w:space="0" w:color="auto"/>
            <w:bottom w:val="none" w:sz="0" w:space="0" w:color="auto"/>
            <w:right w:val="none" w:sz="0" w:space="0" w:color="auto"/>
          </w:divBdr>
        </w:div>
        <w:div w:id="1290816996">
          <w:marLeft w:val="640"/>
          <w:marRight w:val="0"/>
          <w:marTop w:val="0"/>
          <w:marBottom w:val="0"/>
          <w:divBdr>
            <w:top w:val="none" w:sz="0" w:space="0" w:color="auto"/>
            <w:left w:val="none" w:sz="0" w:space="0" w:color="auto"/>
            <w:bottom w:val="none" w:sz="0" w:space="0" w:color="auto"/>
            <w:right w:val="none" w:sz="0" w:space="0" w:color="auto"/>
          </w:divBdr>
        </w:div>
        <w:div w:id="1425225778">
          <w:marLeft w:val="640"/>
          <w:marRight w:val="0"/>
          <w:marTop w:val="0"/>
          <w:marBottom w:val="0"/>
          <w:divBdr>
            <w:top w:val="none" w:sz="0" w:space="0" w:color="auto"/>
            <w:left w:val="none" w:sz="0" w:space="0" w:color="auto"/>
            <w:bottom w:val="none" w:sz="0" w:space="0" w:color="auto"/>
            <w:right w:val="none" w:sz="0" w:space="0" w:color="auto"/>
          </w:divBdr>
        </w:div>
        <w:div w:id="1578175823">
          <w:marLeft w:val="640"/>
          <w:marRight w:val="0"/>
          <w:marTop w:val="0"/>
          <w:marBottom w:val="0"/>
          <w:divBdr>
            <w:top w:val="none" w:sz="0" w:space="0" w:color="auto"/>
            <w:left w:val="none" w:sz="0" w:space="0" w:color="auto"/>
            <w:bottom w:val="none" w:sz="0" w:space="0" w:color="auto"/>
            <w:right w:val="none" w:sz="0" w:space="0" w:color="auto"/>
          </w:divBdr>
        </w:div>
        <w:div w:id="1910383247">
          <w:marLeft w:val="640"/>
          <w:marRight w:val="0"/>
          <w:marTop w:val="0"/>
          <w:marBottom w:val="0"/>
          <w:divBdr>
            <w:top w:val="none" w:sz="0" w:space="0" w:color="auto"/>
            <w:left w:val="none" w:sz="0" w:space="0" w:color="auto"/>
            <w:bottom w:val="none" w:sz="0" w:space="0" w:color="auto"/>
            <w:right w:val="none" w:sz="0" w:space="0" w:color="auto"/>
          </w:divBdr>
        </w:div>
        <w:div w:id="2131121449">
          <w:marLeft w:val="640"/>
          <w:marRight w:val="0"/>
          <w:marTop w:val="0"/>
          <w:marBottom w:val="0"/>
          <w:divBdr>
            <w:top w:val="none" w:sz="0" w:space="0" w:color="auto"/>
            <w:left w:val="none" w:sz="0" w:space="0" w:color="auto"/>
            <w:bottom w:val="none" w:sz="0" w:space="0" w:color="auto"/>
            <w:right w:val="none" w:sz="0" w:space="0" w:color="auto"/>
          </w:divBdr>
        </w:div>
      </w:divsChild>
    </w:div>
    <w:div w:id="364714546">
      <w:bodyDiv w:val="1"/>
      <w:marLeft w:val="0"/>
      <w:marRight w:val="0"/>
      <w:marTop w:val="0"/>
      <w:marBottom w:val="0"/>
      <w:divBdr>
        <w:top w:val="none" w:sz="0" w:space="0" w:color="auto"/>
        <w:left w:val="none" w:sz="0" w:space="0" w:color="auto"/>
        <w:bottom w:val="none" w:sz="0" w:space="0" w:color="auto"/>
        <w:right w:val="none" w:sz="0" w:space="0" w:color="auto"/>
      </w:divBdr>
      <w:divsChild>
        <w:div w:id="1234973116">
          <w:marLeft w:val="640"/>
          <w:marRight w:val="0"/>
          <w:marTop w:val="0"/>
          <w:marBottom w:val="0"/>
          <w:divBdr>
            <w:top w:val="none" w:sz="0" w:space="0" w:color="auto"/>
            <w:left w:val="none" w:sz="0" w:space="0" w:color="auto"/>
            <w:bottom w:val="none" w:sz="0" w:space="0" w:color="auto"/>
            <w:right w:val="none" w:sz="0" w:space="0" w:color="auto"/>
          </w:divBdr>
        </w:div>
        <w:div w:id="57673382">
          <w:marLeft w:val="640"/>
          <w:marRight w:val="0"/>
          <w:marTop w:val="0"/>
          <w:marBottom w:val="0"/>
          <w:divBdr>
            <w:top w:val="none" w:sz="0" w:space="0" w:color="auto"/>
            <w:left w:val="none" w:sz="0" w:space="0" w:color="auto"/>
            <w:bottom w:val="none" w:sz="0" w:space="0" w:color="auto"/>
            <w:right w:val="none" w:sz="0" w:space="0" w:color="auto"/>
          </w:divBdr>
        </w:div>
        <w:div w:id="395053080">
          <w:marLeft w:val="640"/>
          <w:marRight w:val="0"/>
          <w:marTop w:val="0"/>
          <w:marBottom w:val="0"/>
          <w:divBdr>
            <w:top w:val="none" w:sz="0" w:space="0" w:color="auto"/>
            <w:left w:val="none" w:sz="0" w:space="0" w:color="auto"/>
            <w:bottom w:val="none" w:sz="0" w:space="0" w:color="auto"/>
            <w:right w:val="none" w:sz="0" w:space="0" w:color="auto"/>
          </w:divBdr>
        </w:div>
        <w:div w:id="309794566">
          <w:marLeft w:val="640"/>
          <w:marRight w:val="0"/>
          <w:marTop w:val="0"/>
          <w:marBottom w:val="0"/>
          <w:divBdr>
            <w:top w:val="none" w:sz="0" w:space="0" w:color="auto"/>
            <w:left w:val="none" w:sz="0" w:space="0" w:color="auto"/>
            <w:bottom w:val="none" w:sz="0" w:space="0" w:color="auto"/>
            <w:right w:val="none" w:sz="0" w:space="0" w:color="auto"/>
          </w:divBdr>
        </w:div>
        <w:div w:id="1396471122">
          <w:marLeft w:val="640"/>
          <w:marRight w:val="0"/>
          <w:marTop w:val="0"/>
          <w:marBottom w:val="0"/>
          <w:divBdr>
            <w:top w:val="none" w:sz="0" w:space="0" w:color="auto"/>
            <w:left w:val="none" w:sz="0" w:space="0" w:color="auto"/>
            <w:bottom w:val="none" w:sz="0" w:space="0" w:color="auto"/>
            <w:right w:val="none" w:sz="0" w:space="0" w:color="auto"/>
          </w:divBdr>
        </w:div>
        <w:div w:id="1740249723">
          <w:marLeft w:val="640"/>
          <w:marRight w:val="0"/>
          <w:marTop w:val="0"/>
          <w:marBottom w:val="0"/>
          <w:divBdr>
            <w:top w:val="none" w:sz="0" w:space="0" w:color="auto"/>
            <w:left w:val="none" w:sz="0" w:space="0" w:color="auto"/>
            <w:bottom w:val="none" w:sz="0" w:space="0" w:color="auto"/>
            <w:right w:val="none" w:sz="0" w:space="0" w:color="auto"/>
          </w:divBdr>
        </w:div>
        <w:div w:id="60061311">
          <w:marLeft w:val="640"/>
          <w:marRight w:val="0"/>
          <w:marTop w:val="0"/>
          <w:marBottom w:val="0"/>
          <w:divBdr>
            <w:top w:val="none" w:sz="0" w:space="0" w:color="auto"/>
            <w:left w:val="none" w:sz="0" w:space="0" w:color="auto"/>
            <w:bottom w:val="none" w:sz="0" w:space="0" w:color="auto"/>
            <w:right w:val="none" w:sz="0" w:space="0" w:color="auto"/>
          </w:divBdr>
        </w:div>
        <w:div w:id="611211024">
          <w:marLeft w:val="640"/>
          <w:marRight w:val="0"/>
          <w:marTop w:val="0"/>
          <w:marBottom w:val="0"/>
          <w:divBdr>
            <w:top w:val="none" w:sz="0" w:space="0" w:color="auto"/>
            <w:left w:val="none" w:sz="0" w:space="0" w:color="auto"/>
            <w:bottom w:val="none" w:sz="0" w:space="0" w:color="auto"/>
            <w:right w:val="none" w:sz="0" w:space="0" w:color="auto"/>
          </w:divBdr>
        </w:div>
        <w:div w:id="838271391">
          <w:marLeft w:val="640"/>
          <w:marRight w:val="0"/>
          <w:marTop w:val="0"/>
          <w:marBottom w:val="0"/>
          <w:divBdr>
            <w:top w:val="none" w:sz="0" w:space="0" w:color="auto"/>
            <w:left w:val="none" w:sz="0" w:space="0" w:color="auto"/>
            <w:bottom w:val="none" w:sz="0" w:space="0" w:color="auto"/>
            <w:right w:val="none" w:sz="0" w:space="0" w:color="auto"/>
          </w:divBdr>
        </w:div>
        <w:div w:id="997613959">
          <w:marLeft w:val="640"/>
          <w:marRight w:val="0"/>
          <w:marTop w:val="0"/>
          <w:marBottom w:val="0"/>
          <w:divBdr>
            <w:top w:val="none" w:sz="0" w:space="0" w:color="auto"/>
            <w:left w:val="none" w:sz="0" w:space="0" w:color="auto"/>
            <w:bottom w:val="none" w:sz="0" w:space="0" w:color="auto"/>
            <w:right w:val="none" w:sz="0" w:space="0" w:color="auto"/>
          </w:divBdr>
        </w:div>
        <w:div w:id="434399845">
          <w:marLeft w:val="640"/>
          <w:marRight w:val="0"/>
          <w:marTop w:val="0"/>
          <w:marBottom w:val="0"/>
          <w:divBdr>
            <w:top w:val="none" w:sz="0" w:space="0" w:color="auto"/>
            <w:left w:val="none" w:sz="0" w:space="0" w:color="auto"/>
            <w:bottom w:val="none" w:sz="0" w:space="0" w:color="auto"/>
            <w:right w:val="none" w:sz="0" w:space="0" w:color="auto"/>
          </w:divBdr>
        </w:div>
        <w:div w:id="1508865743">
          <w:marLeft w:val="640"/>
          <w:marRight w:val="0"/>
          <w:marTop w:val="0"/>
          <w:marBottom w:val="0"/>
          <w:divBdr>
            <w:top w:val="none" w:sz="0" w:space="0" w:color="auto"/>
            <w:left w:val="none" w:sz="0" w:space="0" w:color="auto"/>
            <w:bottom w:val="none" w:sz="0" w:space="0" w:color="auto"/>
            <w:right w:val="none" w:sz="0" w:space="0" w:color="auto"/>
          </w:divBdr>
        </w:div>
        <w:div w:id="59258686">
          <w:marLeft w:val="640"/>
          <w:marRight w:val="0"/>
          <w:marTop w:val="0"/>
          <w:marBottom w:val="0"/>
          <w:divBdr>
            <w:top w:val="none" w:sz="0" w:space="0" w:color="auto"/>
            <w:left w:val="none" w:sz="0" w:space="0" w:color="auto"/>
            <w:bottom w:val="none" w:sz="0" w:space="0" w:color="auto"/>
            <w:right w:val="none" w:sz="0" w:space="0" w:color="auto"/>
          </w:divBdr>
        </w:div>
        <w:div w:id="1592884978">
          <w:marLeft w:val="640"/>
          <w:marRight w:val="0"/>
          <w:marTop w:val="0"/>
          <w:marBottom w:val="0"/>
          <w:divBdr>
            <w:top w:val="none" w:sz="0" w:space="0" w:color="auto"/>
            <w:left w:val="none" w:sz="0" w:space="0" w:color="auto"/>
            <w:bottom w:val="none" w:sz="0" w:space="0" w:color="auto"/>
            <w:right w:val="none" w:sz="0" w:space="0" w:color="auto"/>
          </w:divBdr>
        </w:div>
        <w:div w:id="780222586">
          <w:marLeft w:val="640"/>
          <w:marRight w:val="0"/>
          <w:marTop w:val="0"/>
          <w:marBottom w:val="0"/>
          <w:divBdr>
            <w:top w:val="none" w:sz="0" w:space="0" w:color="auto"/>
            <w:left w:val="none" w:sz="0" w:space="0" w:color="auto"/>
            <w:bottom w:val="none" w:sz="0" w:space="0" w:color="auto"/>
            <w:right w:val="none" w:sz="0" w:space="0" w:color="auto"/>
          </w:divBdr>
        </w:div>
        <w:div w:id="536966258">
          <w:marLeft w:val="640"/>
          <w:marRight w:val="0"/>
          <w:marTop w:val="0"/>
          <w:marBottom w:val="0"/>
          <w:divBdr>
            <w:top w:val="none" w:sz="0" w:space="0" w:color="auto"/>
            <w:left w:val="none" w:sz="0" w:space="0" w:color="auto"/>
            <w:bottom w:val="none" w:sz="0" w:space="0" w:color="auto"/>
            <w:right w:val="none" w:sz="0" w:space="0" w:color="auto"/>
          </w:divBdr>
        </w:div>
        <w:div w:id="1860778492">
          <w:marLeft w:val="640"/>
          <w:marRight w:val="0"/>
          <w:marTop w:val="0"/>
          <w:marBottom w:val="0"/>
          <w:divBdr>
            <w:top w:val="none" w:sz="0" w:space="0" w:color="auto"/>
            <w:left w:val="none" w:sz="0" w:space="0" w:color="auto"/>
            <w:bottom w:val="none" w:sz="0" w:space="0" w:color="auto"/>
            <w:right w:val="none" w:sz="0" w:space="0" w:color="auto"/>
          </w:divBdr>
        </w:div>
        <w:div w:id="133911330">
          <w:marLeft w:val="640"/>
          <w:marRight w:val="0"/>
          <w:marTop w:val="0"/>
          <w:marBottom w:val="0"/>
          <w:divBdr>
            <w:top w:val="none" w:sz="0" w:space="0" w:color="auto"/>
            <w:left w:val="none" w:sz="0" w:space="0" w:color="auto"/>
            <w:bottom w:val="none" w:sz="0" w:space="0" w:color="auto"/>
            <w:right w:val="none" w:sz="0" w:space="0" w:color="auto"/>
          </w:divBdr>
        </w:div>
        <w:div w:id="1843349443">
          <w:marLeft w:val="640"/>
          <w:marRight w:val="0"/>
          <w:marTop w:val="0"/>
          <w:marBottom w:val="0"/>
          <w:divBdr>
            <w:top w:val="none" w:sz="0" w:space="0" w:color="auto"/>
            <w:left w:val="none" w:sz="0" w:space="0" w:color="auto"/>
            <w:bottom w:val="none" w:sz="0" w:space="0" w:color="auto"/>
            <w:right w:val="none" w:sz="0" w:space="0" w:color="auto"/>
          </w:divBdr>
        </w:div>
        <w:div w:id="306595174">
          <w:marLeft w:val="640"/>
          <w:marRight w:val="0"/>
          <w:marTop w:val="0"/>
          <w:marBottom w:val="0"/>
          <w:divBdr>
            <w:top w:val="none" w:sz="0" w:space="0" w:color="auto"/>
            <w:left w:val="none" w:sz="0" w:space="0" w:color="auto"/>
            <w:bottom w:val="none" w:sz="0" w:space="0" w:color="auto"/>
            <w:right w:val="none" w:sz="0" w:space="0" w:color="auto"/>
          </w:divBdr>
        </w:div>
        <w:div w:id="1968972056">
          <w:marLeft w:val="640"/>
          <w:marRight w:val="0"/>
          <w:marTop w:val="0"/>
          <w:marBottom w:val="0"/>
          <w:divBdr>
            <w:top w:val="none" w:sz="0" w:space="0" w:color="auto"/>
            <w:left w:val="none" w:sz="0" w:space="0" w:color="auto"/>
            <w:bottom w:val="none" w:sz="0" w:space="0" w:color="auto"/>
            <w:right w:val="none" w:sz="0" w:space="0" w:color="auto"/>
          </w:divBdr>
        </w:div>
        <w:div w:id="490489911">
          <w:marLeft w:val="640"/>
          <w:marRight w:val="0"/>
          <w:marTop w:val="0"/>
          <w:marBottom w:val="0"/>
          <w:divBdr>
            <w:top w:val="none" w:sz="0" w:space="0" w:color="auto"/>
            <w:left w:val="none" w:sz="0" w:space="0" w:color="auto"/>
            <w:bottom w:val="none" w:sz="0" w:space="0" w:color="auto"/>
            <w:right w:val="none" w:sz="0" w:space="0" w:color="auto"/>
          </w:divBdr>
        </w:div>
        <w:div w:id="74715674">
          <w:marLeft w:val="640"/>
          <w:marRight w:val="0"/>
          <w:marTop w:val="0"/>
          <w:marBottom w:val="0"/>
          <w:divBdr>
            <w:top w:val="none" w:sz="0" w:space="0" w:color="auto"/>
            <w:left w:val="none" w:sz="0" w:space="0" w:color="auto"/>
            <w:bottom w:val="none" w:sz="0" w:space="0" w:color="auto"/>
            <w:right w:val="none" w:sz="0" w:space="0" w:color="auto"/>
          </w:divBdr>
        </w:div>
        <w:div w:id="1944066456">
          <w:marLeft w:val="640"/>
          <w:marRight w:val="0"/>
          <w:marTop w:val="0"/>
          <w:marBottom w:val="0"/>
          <w:divBdr>
            <w:top w:val="none" w:sz="0" w:space="0" w:color="auto"/>
            <w:left w:val="none" w:sz="0" w:space="0" w:color="auto"/>
            <w:bottom w:val="none" w:sz="0" w:space="0" w:color="auto"/>
            <w:right w:val="none" w:sz="0" w:space="0" w:color="auto"/>
          </w:divBdr>
        </w:div>
        <w:div w:id="2087530177">
          <w:marLeft w:val="640"/>
          <w:marRight w:val="0"/>
          <w:marTop w:val="0"/>
          <w:marBottom w:val="0"/>
          <w:divBdr>
            <w:top w:val="none" w:sz="0" w:space="0" w:color="auto"/>
            <w:left w:val="none" w:sz="0" w:space="0" w:color="auto"/>
            <w:bottom w:val="none" w:sz="0" w:space="0" w:color="auto"/>
            <w:right w:val="none" w:sz="0" w:space="0" w:color="auto"/>
          </w:divBdr>
        </w:div>
        <w:div w:id="733166190">
          <w:marLeft w:val="640"/>
          <w:marRight w:val="0"/>
          <w:marTop w:val="0"/>
          <w:marBottom w:val="0"/>
          <w:divBdr>
            <w:top w:val="none" w:sz="0" w:space="0" w:color="auto"/>
            <w:left w:val="none" w:sz="0" w:space="0" w:color="auto"/>
            <w:bottom w:val="none" w:sz="0" w:space="0" w:color="auto"/>
            <w:right w:val="none" w:sz="0" w:space="0" w:color="auto"/>
          </w:divBdr>
        </w:div>
      </w:divsChild>
    </w:div>
    <w:div w:id="417797379">
      <w:bodyDiv w:val="1"/>
      <w:marLeft w:val="0"/>
      <w:marRight w:val="0"/>
      <w:marTop w:val="0"/>
      <w:marBottom w:val="0"/>
      <w:divBdr>
        <w:top w:val="none" w:sz="0" w:space="0" w:color="auto"/>
        <w:left w:val="none" w:sz="0" w:space="0" w:color="auto"/>
        <w:bottom w:val="none" w:sz="0" w:space="0" w:color="auto"/>
        <w:right w:val="none" w:sz="0" w:space="0" w:color="auto"/>
      </w:divBdr>
      <w:divsChild>
        <w:div w:id="507183661">
          <w:marLeft w:val="640"/>
          <w:marRight w:val="0"/>
          <w:marTop w:val="0"/>
          <w:marBottom w:val="0"/>
          <w:divBdr>
            <w:top w:val="none" w:sz="0" w:space="0" w:color="auto"/>
            <w:left w:val="none" w:sz="0" w:space="0" w:color="auto"/>
            <w:bottom w:val="none" w:sz="0" w:space="0" w:color="auto"/>
            <w:right w:val="none" w:sz="0" w:space="0" w:color="auto"/>
          </w:divBdr>
        </w:div>
        <w:div w:id="317347366">
          <w:marLeft w:val="640"/>
          <w:marRight w:val="0"/>
          <w:marTop w:val="0"/>
          <w:marBottom w:val="0"/>
          <w:divBdr>
            <w:top w:val="none" w:sz="0" w:space="0" w:color="auto"/>
            <w:left w:val="none" w:sz="0" w:space="0" w:color="auto"/>
            <w:bottom w:val="none" w:sz="0" w:space="0" w:color="auto"/>
            <w:right w:val="none" w:sz="0" w:space="0" w:color="auto"/>
          </w:divBdr>
        </w:div>
        <w:div w:id="547306436">
          <w:marLeft w:val="640"/>
          <w:marRight w:val="0"/>
          <w:marTop w:val="0"/>
          <w:marBottom w:val="0"/>
          <w:divBdr>
            <w:top w:val="none" w:sz="0" w:space="0" w:color="auto"/>
            <w:left w:val="none" w:sz="0" w:space="0" w:color="auto"/>
            <w:bottom w:val="none" w:sz="0" w:space="0" w:color="auto"/>
            <w:right w:val="none" w:sz="0" w:space="0" w:color="auto"/>
          </w:divBdr>
        </w:div>
        <w:div w:id="1826623873">
          <w:marLeft w:val="640"/>
          <w:marRight w:val="0"/>
          <w:marTop w:val="0"/>
          <w:marBottom w:val="0"/>
          <w:divBdr>
            <w:top w:val="none" w:sz="0" w:space="0" w:color="auto"/>
            <w:left w:val="none" w:sz="0" w:space="0" w:color="auto"/>
            <w:bottom w:val="none" w:sz="0" w:space="0" w:color="auto"/>
            <w:right w:val="none" w:sz="0" w:space="0" w:color="auto"/>
          </w:divBdr>
        </w:div>
        <w:div w:id="13460549">
          <w:marLeft w:val="640"/>
          <w:marRight w:val="0"/>
          <w:marTop w:val="0"/>
          <w:marBottom w:val="0"/>
          <w:divBdr>
            <w:top w:val="none" w:sz="0" w:space="0" w:color="auto"/>
            <w:left w:val="none" w:sz="0" w:space="0" w:color="auto"/>
            <w:bottom w:val="none" w:sz="0" w:space="0" w:color="auto"/>
            <w:right w:val="none" w:sz="0" w:space="0" w:color="auto"/>
          </w:divBdr>
        </w:div>
        <w:div w:id="1078330607">
          <w:marLeft w:val="640"/>
          <w:marRight w:val="0"/>
          <w:marTop w:val="0"/>
          <w:marBottom w:val="0"/>
          <w:divBdr>
            <w:top w:val="none" w:sz="0" w:space="0" w:color="auto"/>
            <w:left w:val="none" w:sz="0" w:space="0" w:color="auto"/>
            <w:bottom w:val="none" w:sz="0" w:space="0" w:color="auto"/>
            <w:right w:val="none" w:sz="0" w:space="0" w:color="auto"/>
          </w:divBdr>
        </w:div>
        <w:div w:id="1284576368">
          <w:marLeft w:val="640"/>
          <w:marRight w:val="0"/>
          <w:marTop w:val="0"/>
          <w:marBottom w:val="0"/>
          <w:divBdr>
            <w:top w:val="none" w:sz="0" w:space="0" w:color="auto"/>
            <w:left w:val="none" w:sz="0" w:space="0" w:color="auto"/>
            <w:bottom w:val="none" w:sz="0" w:space="0" w:color="auto"/>
            <w:right w:val="none" w:sz="0" w:space="0" w:color="auto"/>
          </w:divBdr>
        </w:div>
        <w:div w:id="358505369">
          <w:marLeft w:val="640"/>
          <w:marRight w:val="0"/>
          <w:marTop w:val="0"/>
          <w:marBottom w:val="0"/>
          <w:divBdr>
            <w:top w:val="none" w:sz="0" w:space="0" w:color="auto"/>
            <w:left w:val="none" w:sz="0" w:space="0" w:color="auto"/>
            <w:bottom w:val="none" w:sz="0" w:space="0" w:color="auto"/>
            <w:right w:val="none" w:sz="0" w:space="0" w:color="auto"/>
          </w:divBdr>
        </w:div>
        <w:div w:id="506553662">
          <w:marLeft w:val="640"/>
          <w:marRight w:val="0"/>
          <w:marTop w:val="0"/>
          <w:marBottom w:val="0"/>
          <w:divBdr>
            <w:top w:val="none" w:sz="0" w:space="0" w:color="auto"/>
            <w:left w:val="none" w:sz="0" w:space="0" w:color="auto"/>
            <w:bottom w:val="none" w:sz="0" w:space="0" w:color="auto"/>
            <w:right w:val="none" w:sz="0" w:space="0" w:color="auto"/>
          </w:divBdr>
        </w:div>
        <w:div w:id="690373112">
          <w:marLeft w:val="640"/>
          <w:marRight w:val="0"/>
          <w:marTop w:val="0"/>
          <w:marBottom w:val="0"/>
          <w:divBdr>
            <w:top w:val="none" w:sz="0" w:space="0" w:color="auto"/>
            <w:left w:val="none" w:sz="0" w:space="0" w:color="auto"/>
            <w:bottom w:val="none" w:sz="0" w:space="0" w:color="auto"/>
            <w:right w:val="none" w:sz="0" w:space="0" w:color="auto"/>
          </w:divBdr>
        </w:div>
        <w:div w:id="1585530784">
          <w:marLeft w:val="640"/>
          <w:marRight w:val="0"/>
          <w:marTop w:val="0"/>
          <w:marBottom w:val="0"/>
          <w:divBdr>
            <w:top w:val="none" w:sz="0" w:space="0" w:color="auto"/>
            <w:left w:val="none" w:sz="0" w:space="0" w:color="auto"/>
            <w:bottom w:val="none" w:sz="0" w:space="0" w:color="auto"/>
            <w:right w:val="none" w:sz="0" w:space="0" w:color="auto"/>
          </w:divBdr>
        </w:div>
        <w:div w:id="1535650394">
          <w:marLeft w:val="640"/>
          <w:marRight w:val="0"/>
          <w:marTop w:val="0"/>
          <w:marBottom w:val="0"/>
          <w:divBdr>
            <w:top w:val="none" w:sz="0" w:space="0" w:color="auto"/>
            <w:left w:val="none" w:sz="0" w:space="0" w:color="auto"/>
            <w:bottom w:val="none" w:sz="0" w:space="0" w:color="auto"/>
            <w:right w:val="none" w:sz="0" w:space="0" w:color="auto"/>
          </w:divBdr>
        </w:div>
        <w:div w:id="1541897337">
          <w:marLeft w:val="640"/>
          <w:marRight w:val="0"/>
          <w:marTop w:val="0"/>
          <w:marBottom w:val="0"/>
          <w:divBdr>
            <w:top w:val="none" w:sz="0" w:space="0" w:color="auto"/>
            <w:left w:val="none" w:sz="0" w:space="0" w:color="auto"/>
            <w:bottom w:val="none" w:sz="0" w:space="0" w:color="auto"/>
            <w:right w:val="none" w:sz="0" w:space="0" w:color="auto"/>
          </w:divBdr>
        </w:div>
        <w:div w:id="1788697994">
          <w:marLeft w:val="640"/>
          <w:marRight w:val="0"/>
          <w:marTop w:val="0"/>
          <w:marBottom w:val="0"/>
          <w:divBdr>
            <w:top w:val="none" w:sz="0" w:space="0" w:color="auto"/>
            <w:left w:val="none" w:sz="0" w:space="0" w:color="auto"/>
            <w:bottom w:val="none" w:sz="0" w:space="0" w:color="auto"/>
            <w:right w:val="none" w:sz="0" w:space="0" w:color="auto"/>
          </w:divBdr>
        </w:div>
        <w:div w:id="572666388">
          <w:marLeft w:val="640"/>
          <w:marRight w:val="0"/>
          <w:marTop w:val="0"/>
          <w:marBottom w:val="0"/>
          <w:divBdr>
            <w:top w:val="none" w:sz="0" w:space="0" w:color="auto"/>
            <w:left w:val="none" w:sz="0" w:space="0" w:color="auto"/>
            <w:bottom w:val="none" w:sz="0" w:space="0" w:color="auto"/>
            <w:right w:val="none" w:sz="0" w:space="0" w:color="auto"/>
          </w:divBdr>
        </w:div>
        <w:div w:id="1370647057">
          <w:marLeft w:val="640"/>
          <w:marRight w:val="0"/>
          <w:marTop w:val="0"/>
          <w:marBottom w:val="0"/>
          <w:divBdr>
            <w:top w:val="none" w:sz="0" w:space="0" w:color="auto"/>
            <w:left w:val="none" w:sz="0" w:space="0" w:color="auto"/>
            <w:bottom w:val="none" w:sz="0" w:space="0" w:color="auto"/>
            <w:right w:val="none" w:sz="0" w:space="0" w:color="auto"/>
          </w:divBdr>
        </w:div>
        <w:div w:id="726143654">
          <w:marLeft w:val="640"/>
          <w:marRight w:val="0"/>
          <w:marTop w:val="0"/>
          <w:marBottom w:val="0"/>
          <w:divBdr>
            <w:top w:val="none" w:sz="0" w:space="0" w:color="auto"/>
            <w:left w:val="none" w:sz="0" w:space="0" w:color="auto"/>
            <w:bottom w:val="none" w:sz="0" w:space="0" w:color="auto"/>
            <w:right w:val="none" w:sz="0" w:space="0" w:color="auto"/>
          </w:divBdr>
        </w:div>
        <w:div w:id="1731880365">
          <w:marLeft w:val="640"/>
          <w:marRight w:val="0"/>
          <w:marTop w:val="0"/>
          <w:marBottom w:val="0"/>
          <w:divBdr>
            <w:top w:val="none" w:sz="0" w:space="0" w:color="auto"/>
            <w:left w:val="none" w:sz="0" w:space="0" w:color="auto"/>
            <w:bottom w:val="none" w:sz="0" w:space="0" w:color="auto"/>
            <w:right w:val="none" w:sz="0" w:space="0" w:color="auto"/>
          </w:divBdr>
        </w:div>
        <w:div w:id="951478156">
          <w:marLeft w:val="640"/>
          <w:marRight w:val="0"/>
          <w:marTop w:val="0"/>
          <w:marBottom w:val="0"/>
          <w:divBdr>
            <w:top w:val="none" w:sz="0" w:space="0" w:color="auto"/>
            <w:left w:val="none" w:sz="0" w:space="0" w:color="auto"/>
            <w:bottom w:val="none" w:sz="0" w:space="0" w:color="auto"/>
            <w:right w:val="none" w:sz="0" w:space="0" w:color="auto"/>
          </w:divBdr>
        </w:div>
        <w:div w:id="14622190">
          <w:marLeft w:val="640"/>
          <w:marRight w:val="0"/>
          <w:marTop w:val="0"/>
          <w:marBottom w:val="0"/>
          <w:divBdr>
            <w:top w:val="none" w:sz="0" w:space="0" w:color="auto"/>
            <w:left w:val="none" w:sz="0" w:space="0" w:color="auto"/>
            <w:bottom w:val="none" w:sz="0" w:space="0" w:color="auto"/>
            <w:right w:val="none" w:sz="0" w:space="0" w:color="auto"/>
          </w:divBdr>
        </w:div>
        <w:div w:id="1429155012">
          <w:marLeft w:val="640"/>
          <w:marRight w:val="0"/>
          <w:marTop w:val="0"/>
          <w:marBottom w:val="0"/>
          <w:divBdr>
            <w:top w:val="none" w:sz="0" w:space="0" w:color="auto"/>
            <w:left w:val="none" w:sz="0" w:space="0" w:color="auto"/>
            <w:bottom w:val="none" w:sz="0" w:space="0" w:color="auto"/>
            <w:right w:val="none" w:sz="0" w:space="0" w:color="auto"/>
          </w:divBdr>
        </w:div>
        <w:div w:id="2041393137">
          <w:marLeft w:val="640"/>
          <w:marRight w:val="0"/>
          <w:marTop w:val="0"/>
          <w:marBottom w:val="0"/>
          <w:divBdr>
            <w:top w:val="none" w:sz="0" w:space="0" w:color="auto"/>
            <w:left w:val="none" w:sz="0" w:space="0" w:color="auto"/>
            <w:bottom w:val="none" w:sz="0" w:space="0" w:color="auto"/>
            <w:right w:val="none" w:sz="0" w:space="0" w:color="auto"/>
          </w:divBdr>
        </w:div>
        <w:div w:id="1087846950">
          <w:marLeft w:val="640"/>
          <w:marRight w:val="0"/>
          <w:marTop w:val="0"/>
          <w:marBottom w:val="0"/>
          <w:divBdr>
            <w:top w:val="none" w:sz="0" w:space="0" w:color="auto"/>
            <w:left w:val="none" w:sz="0" w:space="0" w:color="auto"/>
            <w:bottom w:val="none" w:sz="0" w:space="0" w:color="auto"/>
            <w:right w:val="none" w:sz="0" w:space="0" w:color="auto"/>
          </w:divBdr>
        </w:div>
        <w:div w:id="1575702764">
          <w:marLeft w:val="640"/>
          <w:marRight w:val="0"/>
          <w:marTop w:val="0"/>
          <w:marBottom w:val="0"/>
          <w:divBdr>
            <w:top w:val="none" w:sz="0" w:space="0" w:color="auto"/>
            <w:left w:val="none" w:sz="0" w:space="0" w:color="auto"/>
            <w:bottom w:val="none" w:sz="0" w:space="0" w:color="auto"/>
            <w:right w:val="none" w:sz="0" w:space="0" w:color="auto"/>
          </w:divBdr>
        </w:div>
        <w:div w:id="272709830">
          <w:marLeft w:val="640"/>
          <w:marRight w:val="0"/>
          <w:marTop w:val="0"/>
          <w:marBottom w:val="0"/>
          <w:divBdr>
            <w:top w:val="none" w:sz="0" w:space="0" w:color="auto"/>
            <w:left w:val="none" w:sz="0" w:space="0" w:color="auto"/>
            <w:bottom w:val="none" w:sz="0" w:space="0" w:color="auto"/>
            <w:right w:val="none" w:sz="0" w:space="0" w:color="auto"/>
          </w:divBdr>
        </w:div>
        <w:div w:id="703142481">
          <w:marLeft w:val="640"/>
          <w:marRight w:val="0"/>
          <w:marTop w:val="0"/>
          <w:marBottom w:val="0"/>
          <w:divBdr>
            <w:top w:val="none" w:sz="0" w:space="0" w:color="auto"/>
            <w:left w:val="none" w:sz="0" w:space="0" w:color="auto"/>
            <w:bottom w:val="none" w:sz="0" w:space="0" w:color="auto"/>
            <w:right w:val="none" w:sz="0" w:space="0" w:color="auto"/>
          </w:divBdr>
        </w:div>
      </w:divsChild>
    </w:div>
    <w:div w:id="586228171">
      <w:bodyDiv w:val="1"/>
      <w:marLeft w:val="0"/>
      <w:marRight w:val="0"/>
      <w:marTop w:val="0"/>
      <w:marBottom w:val="0"/>
      <w:divBdr>
        <w:top w:val="none" w:sz="0" w:space="0" w:color="auto"/>
        <w:left w:val="none" w:sz="0" w:space="0" w:color="auto"/>
        <w:bottom w:val="none" w:sz="0" w:space="0" w:color="auto"/>
        <w:right w:val="none" w:sz="0" w:space="0" w:color="auto"/>
      </w:divBdr>
      <w:divsChild>
        <w:div w:id="931201534">
          <w:marLeft w:val="640"/>
          <w:marRight w:val="0"/>
          <w:marTop w:val="0"/>
          <w:marBottom w:val="0"/>
          <w:divBdr>
            <w:top w:val="none" w:sz="0" w:space="0" w:color="auto"/>
            <w:left w:val="none" w:sz="0" w:space="0" w:color="auto"/>
            <w:bottom w:val="none" w:sz="0" w:space="0" w:color="auto"/>
            <w:right w:val="none" w:sz="0" w:space="0" w:color="auto"/>
          </w:divBdr>
        </w:div>
        <w:div w:id="1729576334">
          <w:marLeft w:val="640"/>
          <w:marRight w:val="0"/>
          <w:marTop w:val="0"/>
          <w:marBottom w:val="0"/>
          <w:divBdr>
            <w:top w:val="none" w:sz="0" w:space="0" w:color="auto"/>
            <w:left w:val="none" w:sz="0" w:space="0" w:color="auto"/>
            <w:bottom w:val="none" w:sz="0" w:space="0" w:color="auto"/>
            <w:right w:val="none" w:sz="0" w:space="0" w:color="auto"/>
          </w:divBdr>
        </w:div>
        <w:div w:id="368990094">
          <w:marLeft w:val="640"/>
          <w:marRight w:val="0"/>
          <w:marTop w:val="0"/>
          <w:marBottom w:val="0"/>
          <w:divBdr>
            <w:top w:val="none" w:sz="0" w:space="0" w:color="auto"/>
            <w:left w:val="none" w:sz="0" w:space="0" w:color="auto"/>
            <w:bottom w:val="none" w:sz="0" w:space="0" w:color="auto"/>
            <w:right w:val="none" w:sz="0" w:space="0" w:color="auto"/>
          </w:divBdr>
        </w:div>
        <w:div w:id="2023505411">
          <w:marLeft w:val="640"/>
          <w:marRight w:val="0"/>
          <w:marTop w:val="0"/>
          <w:marBottom w:val="0"/>
          <w:divBdr>
            <w:top w:val="none" w:sz="0" w:space="0" w:color="auto"/>
            <w:left w:val="none" w:sz="0" w:space="0" w:color="auto"/>
            <w:bottom w:val="none" w:sz="0" w:space="0" w:color="auto"/>
            <w:right w:val="none" w:sz="0" w:space="0" w:color="auto"/>
          </w:divBdr>
        </w:div>
        <w:div w:id="460926678">
          <w:marLeft w:val="640"/>
          <w:marRight w:val="0"/>
          <w:marTop w:val="0"/>
          <w:marBottom w:val="0"/>
          <w:divBdr>
            <w:top w:val="none" w:sz="0" w:space="0" w:color="auto"/>
            <w:left w:val="none" w:sz="0" w:space="0" w:color="auto"/>
            <w:bottom w:val="none" w:sz="0" w:space="0" w:color="auto"/>
            <w:right w:val="none" w:sz="0" w:space="0" w:color="auto"/>
          </w:divBdr>
        </w:div>
        <w:div w:id="1723551506">
          <w:marLeft w:val="640"/>
          <w:marRight w:val="0"/>
          <w:marTop w:val="0"/>
          <w:marBottom w:val="0"/>
          <w:divBdr>
            <w:top w:val="none" w:sz="0" w:space="0" w:color="auto"/>
            <w:left w:val="none" w:sz="0" w:space="0" w:color="auto"/>
            <w:bottom w:val="none" w:sz="0" w:space="0" w:color="auto"/>
            <w:right w:val="none" w:sz="0" w:space="0" w:color="auto"/>
          </w:divBdr>
        </w:div>
        <w:div w:id="2071076484">
          <w:marLeft w:val="640"/>
          <w:marRight w:val="0"/>
          <w:marTop w:val="0"/>
          <w:marBottom w:val="0"/>
          <w:divBdr>
            <w:top w:val="none" w:sz="0" w:space="0" w:color="auto"/>
            <w:left w:val="none" w:sz="0" w:space="0" w:color="auto"/>
            <w:bottom w:val="none" w:sz="0" w:space="0" w:color="auto"/>
            <w:right w:val="none" w:sz="0" w:space="0" w:color="auto"/>
          </w:divBdr>
        </w:div>
        <w:div w:id="1329016639">
          <w:marLeft w:val="640"/>
          <w:marRight w:val="0"/>
          <w:marTop w:val="0"/>
          <w:marBottom w:val="0"/>
          <w:divBdr>
            <w:top w:val="none" w:sz="0" w:space="0" w:color="auto"/>
            <w:left w:val="none" w:sz="0" w:space="0" w:color="auto"/>
            <w:bottom w:val="none" w:sz="0" w:space="0" w:color="auto"/>
            <w:right w:val="none" w:sz="0" w:space="0" w:color="auto"/>
          </w:divBdr>
        </w:div>
        <w:div w:id="323363475">
          <w:marLeft w:val="640"/>
          <w:marRight w:val="0"/>
          <w:marTop w:val="0"/>
          <w:marBottom w:val="0"/>
          <w:divBdr>
            <w:top w:val="none" w:sz="0" w:space="0" w:color="auto"/>
            <w:left w:val="none" w:sz="0" w:space="0" w:color="auto"/>
            <w:bottom w:val="none" w:sz="0" w:space="0" w:color="auto"/>
            <w:right w:val="none" w:sz="0" w:space="0" w:color="auto"/>
          </w:divBdr>
        </w:div>
        <w:div w:id="1834371624">
          <w:marLeft w:val="640"/>
          <w:marRight w:val="0"/>
          <w:marTop w:val="0"/>
          <w:marBottom w:val="0"/>
          <w:divBdr>
            <w:top w:val="none" w:sz="0" w:space="0" w:color="auto"/>
            <w:left w:val="none" w:sz="0" w:space="0" w:color="auto"/>
            <w:bottom w:val="none" w:sz="0" w:space="0" w:color="auto"/>
            <w:right w:val="none" w:sz="0" w:space="0" w:color="auto"/>
          </w:divBdr>
        </w:div>
        <w:div w:id="200215103">
          <w:marLeft w:val="640"/>
          <w:marRight w:val="0"/>
          <w:marTop w:val="0"/>
          <w:marBottom w:val="0"/>
          <w:divBdr>
            <w:top w:val="none" w:sz="0" w:space="0" w:color="auto"/>
            <w:left w:val="none" w:sz="0" w:space="0" w:color="auto"/>
            <w:bottom w:val="none" w:sz="0" w:space="0" w:color="auto"/>
            <w:right w:val="none" w:sz="0" w:space="0" w:color="auto"/>
          </w:divBdr>
        </w:div>
        <w:div w:id="246303489">
          <w:marLeft w:val="640"/>
          <w:marRight w:val="0"/>
          <w:marTop w:val="0"/>
          <w:marBottom w:val="0"/>
          <w:divBdr>
            <w:top w:val="none" w:sz="0" w:space="0" w:color="auto"/>
            <w:left w:val="none" w:sz="0" w:space="0" w:color="auto"/>
            <w:bottom w:val="none" w:sz="0" w:space="0" w:color="auto"/>
            <w:right w:val="none" w:sz="0" w:space="0" w:color="auto"/>
          </w:divBdr>
        </w:div>
        <w:div w:id="311957131">
          <w:marLeft w:val="640"/>
          <w:marRight w:val="0"/>
          <w:marTop w:val="0"/>
          <w:marBottom w:val="0"/>
          <w:divBdr>
            <w:top w:val="none" w:sz="0" w:space="0" w:color="auto"/>
            <w:left w:val="none" w:sz="0" w:space="0" w:color="auto"/>
            <w:bottom w:val="none" w:sz="0" w:space="0" w:color="auto"/>
            <w:right w:val="none" w:sz="0" w:space="0" w:color="auto"/>
          </w:divBdr>
        </w:div>
        <w:div w:id="1470243675">
          <w:marLeft w:val="640"/>
          <w:marRight w:val="0"/>
          <w:marTop w:val="0"/>
          <w:marBottom w:val="0"/>
          <w:divBdr>
            <w:top w:val="none" w:sz="0" w:space="0" w:color="auto"/>
            <w:left w:val="none" w:sz="0" w:space="0" w:color="auto"/>
            <w:bottom w:val="none" w:sz="0" w:space="0" w:color="auto"/>
            <w:right w:val="none" w:sz="0" w:space="0" w:color="auto"/>
          </w:divBdr>
        </w:div>
        <w:div w:id="1943150905">
          <w:marLeft w:val="640"/>
          <w:marRight w:val="0"/>
          <w:marTop w:val="0"/>
          <w:marBottom w:val="0"/>
          <w:divBdr>
            <w:top w:val="none" w:sz="0" w:space="0" w:color="auto"/>
            <w:left w:val="none" w:sz="0" w:space="0" w:color="auto"/>
            <w:bottom w:val="none" w:sz="0" w:space="0" w:color="auto"/>
            <w:right w:val="none" w:sz="0" w:space="0" w:color="auto"/>
          </w:divBdr>
        </w:div>
        <w:div w:id="584605678">
          <w:marLeft w:val="640"/>
          <w:marRight w:val="0"/>
          <w:marTop w:val="0"/>
          <w:marBottom w:val="0"/>
          <w:divBdr>
            <w:top w:val="none" w:sz="0" w:space="0" w:color="auto"/>
            <w:left w:val="none" w:sz="0" w:space="0" w:color="auto"/>
            <w:bottom w:val="none" w:sz="0" w:space="0" w:color="auto"/>
            <w:right w:val="none" w:sz="0" w:space="0" w:color="auto"/>
          </w:divBdr>
        </w:div>
        <w:div w:id="1591427682">
          <w:marLeft w:val="640"/>
          <w:marRight w:val="0"/>
          <w:marTop w:val="0"/>
          <w:marBottom w:val="0"/>
          <w:divBdr>
            <w:top w:val="none" w:sz="0" w:space="0" w:color="auto"/>
            <w:left w:val="none" w:sz="0" w:space="0" w:color="auto"/>
            <w:bottom w:val="none" w:sz="0" w:space="0" w:color="auto"/>
            <w:right w:val="none" w:sz="0" w:space="0" w:color="auto"/>
          </w:divBdr>
        </w:div>
        <w:div w:id="1164786777">
          <w:marLeft w:val="640"/>
          <w:marRight w:val="0"/>
          <w:marTop w:val="0"/>
          <w:marBottom w:val="0"/>
          <w:divBdr>
            <w:top w:val="none" w:sz="0" w:space="0" w:color="auto"/>
            <w:left w:val="none" w:sz="0" w:space="0" w:color="auto"/>
            <w:bottom w:val="none" w:sz="0" w:space="0" w:color="auto"/>
            <w:right w:val="none" w:sz="0" w:space="0" w:color="auto"/>
          </w:divBdr>
        </w:div>
        <w:div w:id="1174495740">
          <w:marLeft w:val="640"/>
          <w:marRight w:val="0"/>
          <w:marTop w:val="0"/>
          <w:marBottom w:val="0"/>
          <w:divBdr>
            <w:top w:val="none" w:sz="0" w:space="0" w:color="auto"/>
            <w:left w:val="none" w:sz="0" w:space="0" w:color="auto"/>
            <w:bottom w:val="none" w:sz="0" w:space="0" w:color="auto"/>
            <w:right w:val="none" w:sz="0" w:space="0" w:color="auto"/>
          </w:divBdr>
        </w:div>
        <w:div w:id="344597261">
          <w:marLeft w:val="640"/>
          <w:marRight w:val="0"/>
          <w:marTop w:val="0"/>
          <w:marBottom w:val="0"/>
          <w:divBdr>
            <w:top w:val="none" w:sz="0" w:space="0" w:color="auto"/>
            <w:left w:val="none" w:sz="0" w:space="0" w:color="auto"/>
            <w:bottom w:val="none" w:sz="0" w:space="0" w:color="auto"/>
            <w:right w:val="none" w:sz="0" w:space="0" w:color="auto"/>
          </w:divBdr>
        </w:div>
        <w:div w:id="1155486087">
          <w:marLeft w:val="640"/>
          <w:marRight w:val="0"/>
          <w:marTop w:val="0"/>
          <w:marBottom w:val="0"/>
          <w:divBdr>
            <w:top w:val="none" w:sz="0" w:space="0" w:color="auto"/>
            <w:left w:val="none" w:sz="0" w:space="0" w:color="auto"/>
            <w:bottom w:val="none" w:sz="0" w:space="0" w:color="auto"/>
            <w:right w:val="none" w:sz="0" w:space="0" w:color="auto"/>
          </w:divBdr>
        </w:div>
        <w:div w:id="905070413">
          <w:marLeft w:val="640"/>
          <w:marRight w:val="0"/>
          <w:marTop w:val="0"/>
          <w:marBottom w:val="0"/>
          <w:divBdr>
            <w:top w:val="none" w:sz="0" w:space="0" w:color="auto"/>
            <w:left w:val="none" w:sz="0" w:space="0" w:color="auto"/>
            <w:bottom w:val="none" w:sz="0" w:space="0" w:color="auto"/>
            <w:right w:val="none" w:sz="0" w:space="0" w:color="auto"/>
          </w:divBdr>
        </w:div>
        <w:div w:id="81609105">
          <w:marLeft w:val="640"/>
          <w:marRight w:val="0"/>
          <w:marTop w:val="0"/>
          <w:marBottom w:val="0"/>
          <w:divBdr>
            <w:top w:val="none" w:sz="0" w:space="0" w:color="auto"/>
            <w:left w:val="none" w:sz="0" w:space="0" w:color="auto"/>
            <w:bottom w:val="none" w:sz="0" w:space="0" w:color="auto"/>
            <w:right w:val="none" w:sz="0" w:space="0" w:color="auto"/>
          </w:divBdr>
        </w:div>
        <w:div w:id="2096975410">
          <w:marLeft w:val="640"/>
          <w:marRight w:val="0"/>
          <w:marTop w:val="0"/>
          <w:marBottom w:val="0"/>
          <w:divBdr>
            <w:top w:val="none" w:sz="0" w:space="0" w:color="auto"/>
            <w:left w:val="none" w:sz="0" w:space="0" w:color="auto"/>
            <w:bottom w:val="none" w:sz="0" w:space="0" w:color="auto"/>
            <w:right w:val="none" w:sz="0" w:space="0" w:color="auto"/>
          </w:divBdr>
        </w:div>
        <w:div w:id="1974022762">
          <w:marLeft w:val="640"/>
          <w:marRight w:val="0"/>
          <w:marTop w:val="0"/>
          <w:marBottom w:val="0"/>
          <w:divBdr>
            <w:top w:val="none" w:sz="0" w:space="0" w:color="auto"/>
            <w:left w:val="none" w:sz="0" w:space="0" w:color="auto"/>
            <w:bottom w:val="none" w:sz="0" w:space="0" w:color="auto"/>
            <w:right w:val="none" w:sz="0" w:space="0" w:color="auto"/>
          </w:divBdr>
        </w:div>
        <w:div w:id="475529660">
          <w:marLeft w:val="640"/>
          <w:marRight w:val="0"/>
          <w:marTop w:val="0"/>
          <w:marBottom w:val="0"/>
          <w:divBdr>
            <w:top w:val="none" w:sz="0" w:space="0" w:color="auto"/>
            <w:left w:val="none" w:sz="0" w:space="0" w:color="auto"/>
            <w:bottom w:val="none" w:sz="0" w:space="0" w:color="auto"/>
            <w:right w:val="none" w:sz="0" w:space="0" w:color="auto"/>
          </w:divBdr>
        </w:div>
      </w:divsChild>
    </w:div>
    <w:div w:id="636957954">
      <w:bodyDiv w:val="1"/>
      <w:marLeft w:val="0"/>
      <w:marRight w:val="0"/>
      <w:marTop w:val="0"/>
      <w:marBottom w:val="0"/>
      <w:divBdr>
        <w:top w:val="none" w:sz="0" w:space="0" w:color="auto"/>
        <w:left w:val="none" w:sz="0" w:space="0" w:color="auto"/>
        <w:bottom w:val="none" w:sz="0" w:space="0" w:color="auto"/>
        <w:right w:val="none" w:sz="0" w:space="0" w:color="auto"/>
      </w:divBdr>
      <w:divsChild>
        <w:div w:id="309750769">
          <w:marLeft w:val="640"/>
          <w:marRight w:val="0"/>
          <w:marTop w:val="0"/>
          <w:marBottom w:val="0"/>
          <w:divBdr>
            <w:top w:val="none" w:sz="0" w:space="0" w:color="auto"/>
            <w:left w:val="none" w:sz="0" w:space="0" w:color="auto"/>
            <w:bottom w:val="none" w:sz="0" w:space="0" w:color="auto"/>
            <w:right w:val="none" w:sz="0" w:space="0" w:color="auto"/>
          </w:divBdr>
        </w:div>
        <w:div w:id="437022166">
          <w:marLeft w:val="640"/>
          <w:marRight w:val="0"/>
          <w:marTop w:val="0"/>
          <w:marBottom w:val="0"/>
          <w:divBdr>
            <w:top w:val="none" w:sz="0" w:space="0" w:color="auto"/>
            <w:left w:val="none" w:sz="0" w:space="0" w:color="auto"/>
            <w:bottom w:val="none" w:sz="0" w:space="0" w:color="auto"/>
            <w:right w:val="none" w:sz="0" w:space="0" w:color="auto"/>
          </w:divBdr>
        </w:div>
        <w:div w:id="599341776">
          <w:marLeft w:val="640"/>
          <w:marRight w:val="0"/>
          <w:marTop w:val="0"/>
          <w:marBottom w:val="0"/>
          <w:divBdr>
            <w:top w:val="none" w:sz="0" w:space="0" w:color="auto"/>
            <w:left w:val="none" w:sz="0" w:space="0" w:color="auto"/>
            <w:bottom w:val="none" w:sz="0" w:space="0" w:color="auto"/>
            <w:right w:val="none" w:sz="0" w:space="0" w:color="auto"/>
          </w:divBdr>
        </w:div>
        <w:div w:id="944457051">
          <w:marLeft w:val="640"/>
          <w:marRight w:val="0"/>
          <w:marTop w:val="0"/>
          <w:marBottom w:val="0"/>
          <w:divBdr>
            <w:top w:val="none" w:sz="0" w:space="0" w:color="auto"/>
            <w:left w:val="none" w:sz="0" w:space="0" w:color="auto"/>
            <w:bottom w:val="none" w:sz="0" w:space="0" w:color="auto"/>
            <w:right w:val="none" w:sz="0" w:space="0" w:color="auto"/>
          </w:divBdr>
        </w:div>
        <w:div w:id="955139635">
          <w:marLeft w:val="640"/>
          <w:marRight w:val="0"/>
          <w:marTop w:val="0"/>
          <w:marBottom w:val="0"/>
          <w:divBdr>
            <w:top w:val="none" w:sz="0" w:space="0" w:color="auto"/>
            <w:left w:val="none" w:sz="0" w:space="0" w:color="auto"/>
            <w:bottom w:val="none" w:sz="0" w:space="0" w:color="auto"/>
            <w:right w:val="none" w:sz="0" w:space="0" w:color="auto"/>
          </w:divBdr>
        </w:div>
        <w:div w:id="1061246845">
          <w:marLeft w:val="640"/>
          <w:marRight w:val="0"/>
          <w:marTop w:val="0"/>
          <w:marBottom w:val="0"/>
          <w:divBdr>
            <w:top w:val="none" w:sz="0" w:space="0" w:color="auto"/>
            <w:left w:val="none" w:sz="0" w:space="0" w:color="auto"/>
            <w:bottom w:val="none" w:sz="0" w:space="0" w:color="auto"/>
            <w:right w:val="none" w:sz="0" w:space="0" w:color="auto"/>
          </w:divBdr>
        </w:div>
        <w:div w:id="1061556694">
          <w:marLeft w:val="640"/>
          <w:marRight w:val="0"/>
          <w:marTop w:val="0"/>
          <w:marBottom w:val="0"/>
          <w:divBdr>
            <w:top w:val="none" w:sz="0" w:space="0" w:color="auto"/>
            <w:left w:val="none" w:sz="0" w:space="0" w:color="auto"/>
            <w:bottom w:val="none" w:sz="0" w:space="0" w:color="auto"/>
            <w:right w:val="none" w:sz="0" w:space="0" w:color="auto"/>
          </w:divBdr>
        </w:div>
        <w:div w:id="1142697503">
          <w:marLeft w:val="640"/>
          <w:marRight w:val="0"/>
          <w:marTop w:val="0"/>
          <w:marBottom w:val="0"/>
          <w:divBdr>
            <w:top w:val="none" w:sz="0" w:space="0" w:color="auto"/>
            <w:left w:val="none" w:sz="0" w:space="0" w:color="auto"/>
            <w:bottom w:val="none" w:sz="0" w:space="0" w:color="auto"/>
            <w:right w:val="none" w:sz="0" w:space="0" w:color="auto"/>
          </w:divBdr>
        </w:div>
        <w:div w:id="1343972363">
          <w:marLeft w:val="640"/>
          <w:marRight w:val="0"/>
          <w:marTop w:val="0"/>
          <w:marBottom w:val="0"/>
          <w:divBdr>
            <w:top w:val="none" w:sz="0" w:space="0" w:color="auto"/>
            <w:left w:val="none" w:sz="0" w:space="0" w:color="auto"/>
            <w:bottom w:val="none" w:sz="0" w:space="0" w:color="auto"/>
            <w:right w:val="none" w:sz="0" w:space="0" w:color="auto"/>
          </w:divBdr>
        </w:div>
        <w:div w:id="1428039225">
          <w:marLeft w:val="640"/>
          <w:marRight w:val="0"/>
          <w:marTop w:val="0"/>
          <w:marBottom w:val="0"/>
          <w:divBdr>
            <w:top w:val="none" w:sz="0" w:space="0" w:color="auto"/>
            <w:left w:val="none" w:sz="0" w:space="0" w:color="auto"/>
            <w:bottom w:val="none" w:sz="0" w:space="0" w:color="auto"/>
            <w:right w:val="none" w:sz="0" w:space="0" w:color="auto"/>
          </w:divBdr>
        </w:div>
        <w:div w:id="1492987214">
          <w:marLeft w:val="640"/>
          <w:marRight w:val="0"/>
          <w:marTop w:val="0"/>
          <w:marBottom w:val="0"/>
          <w:divBdr>
            <w:top w:val="none" w:sz="0" w:space="0" w:color="auto"/>
            <w:left w:val="none" w:sz="0" w:space="0" w:color="auto"/>
            <w:bottom w:val="none" w:sz="0" w:space="0" w:color="auto"/>
            <w:right w:val="none" w:sz="0" w:space="0" w:color="auto"/>
          </w:divBdr>
        </w:div>
        <w:div w:id="1516067412">
          <w:marLeft w:val="640"/>
          <w:marRight w:val="0"/>
          <w:marTop w:val="0"/>
          <w:marBottom w:val="0"/>
          <w:divBdr>
            <w:top w:val="none" w:sz="0" w:space="0" w:color="auto"/>
            <w:left w:val="none" w:sz="0" w:space="0" w:color="auto"/>
            <w:bottom w:val="none" w:sz="0" w:space="0" w:color="auto"/>
            <w:right w:val="none" w:sz="0" w:space="0" w:color="auto"/>
          </w:divBdr>
        </w:div>
        <w:div w:id="1546790604">
          <w:marLeft w:val="640"/>
          <w:marRight w:val="0"/>
          <w:marTop w:val="0"/>
          <w:marBottom w:val="0"/>
          <w:divBdr>
            <w:top w:val="none" w:sz="0" w:space="0" w:color="auto"/>
            <w:left w:val="none" w:sz="0" w:space="0" w:color="auto"/>
            <w:bottom w:val="none" w:sz="0" w:space="0" w:color="auto"/>
            <w:right w:val="none" w:sz="0" w:space="0" w:color="auto"/>
          </w:divBdr>
        </w:div>
        <w:div w:id="1564755514">
          <w:marLeft w:val="640"/>
          <w:marRight w:val="0"/>
          <w:marTop w:val="0"/>
          <w:marBottom w:val="0"/>
          <w:divBdr>
            <w:top w:val="none" w:sz="0" w:space="0" w:color="auto"/>
            <w:left w:val="none" w:sz="0" w:space="0" w:color="auto"/>
            <w:bottom w:val="none" w:sz="0" w:space="0" w:color="auto"/>
            <w:right w:val="none" w:sz="0" w:space="0" w:color="auto"/>
          </w:divBdr>
        </w:div>
        <w:div w:id="1581718302">
          <w:marLeft w:val="640"/>
          <w:marRight w:val="0"/>
          <w:marTop w:val="0"/>
          <w:marBottom w:val="0"/>
          <w:divBdr>
            <w:top w:val="none" w:sz="0" w:space="0" w:color="auto"/>
            <w:left w:val="none" w:sz="0" w:space="0" w:color="auto"/>
            <w:bottom w:val="none" w:sz="0" w:space="0" w:color="auto"/>
            <w:right w:val="none" w:sz="0" w:space="0" w:color="auto"/>
          </w:divBdr>
        </w:div>
        <w:div w:id="1585921630">
          <w:marLeft w:val="640"/>
          <w:marRight w:val="0"/>
          <w:marTop w:val="0"/>
          <w:marBottom w:val="0"/>
          <w:divBdr>
            <w:top w:val="none" w:sz="0" w:space="0" w:color="auto"/>
            <w:left w:val="none" w:sz="0" w:space="0" w:color="auto"/>
            <w:bottom w:val="none" w:sz="0" w:space="0" w:color="auto"/>
            <w:right w:val="none" w:sz="0" w:space="0" w:color="auto"/>
          </w:divBdr>
        </w:div>
        <w:div w:id="1610702900">
          <w:marLeft w:val="640"/>
          <w:marRight w:val="0"/>
          <w:marTop w:val="0"/>
          <w:marBottom w:val="0"/>
          <w:divBdr>
            <w:top w:val="none" w:sz="0" w:space="0" w:color="auto"/>
            <w:left w:val="none" w:sz="0" w:space="0" w:color="auto"/>
            <w:bottom w:val="none" w:sz="0" w:space="0" w:color="auto"/>
            <w:right w:val="none" w:sz="0" w:space="0" w:color="auto"/>
          </w:divBdr>
        </w:div>
        <w:div w:id="1777871736">
          <w:marLeft w:val="640"/>
          <w:marRight w:val="0"/>
          <w:marTop w:val="0"/>
          <w:marBottom w:val="0"/>
          <w:divBdr>
            <w:top w:val="none" w:sz="0" w:space="0" w:color="auto"/>
            <w:left w:val="none" w:sz="0" w:space="0" w:color="auto"/>
            <w:bottom w:val="none" w:sz="0" w:space="0" w:color="auto"/>
            <w:right w:val="none" w:sz="0" w:space="0" w:color="auto"/>
          </w:divBdr>
        </w:div>
        <w:div w:id="1837384390">
          <w:marLeft w:val="640"/>
          <w:marRight w:val="0"/>
          <w:marTop w:val="0"/>
          <w:marBottom w:val="0"/>
          <w:divBdr>
            <w:top w:val="none" w:sz="0" w:space="0" w:color="auto"/>
            <w:left w:val="none" w:sz="0" w:space="0" w:color="auto"/>
            <w:bottom w:val="none" w:sz="0" w:space="0" w:color="auto"/>
            <w:right w:val="none" w:sz="0" w:space="0" w:color="auto"/>
          </w:divBdr>
        </w:div>
        <w:div w:id="1899053673">
          <w:marLeft w:val="640"/>
          <w:marRight w:val="0"/>
          <w:marTop w:val="0"/>
          <w:marBottom w:val="0"/>
          <w:divBdr>
            <w:top w:val="none" w:sz="0" w:space="0" w:color="auto"/>
            <w:left w:val="none" w:sz="0" w:space="0" w:color="auto"/>
            <w:bottom w:val="none" w:sz="0" w:space="0" w:color="auto"/>
            <w:right w:val="none" w:sz="0" w:space="0" w:color="auto"/>
          </w:divBdr>
        </w:div>
        <w:div w:id="2052921641">
          <w:marLeft w:val="640"/>
          <w:marRight w:val="0"/>
          <w:marTop w:val="0"/>
          <w:marBottom w:val="0"/>
          <w:divBdr>
            <w:top w:val="none" w:sz="0" w:space="0" w:color="auto"/>
            <w:left w:val="none" w:sz="0" w:space="0" w:color="auto"/>
            <w:bottom w:val="none" w:sz="0" w:space="0" w:color="auto"/>
            <w:right w:val="none" w:sz="0" w:space="0" w:color="auto"/>
          </w:divBdr>
        </w:div>
        <w:div w:id="2059040447">
          <w:marLeft w:val="640"/>
          <w:marRight w:val="0"/>
          <w:marTop w:val="0"/>
          <w:marBottom w:val="0"/>
          <w:divBdr>
            <w:top w:val="none" w:sz="0" w:space="0" w:color="auto"/>
            <w:left w:val="none" w:sz="0" w:space="0" w:color="auto"/>
            <w:bottom w:val="none" w:sz="0" w:space="0" w:color="auto"/>
            <w:right w:val="none" w:sz="0" w:space="0" w:color="auto"/>
          </w:divBdr>
        </w:div>
      </w:divsChild>
    </w:div>
    <w:div w:id="649403130">
      <w:bodyDiv w:val="1"/>
      <w:marLeft w:val="0"/>
      <w:marRight w:val="0"/>
      <w:marTop w:val="0"/>
      <w:marBottom w:val="0"/>
      <w:divBdr>
        <w:top w:val="none" w:sz="0" w:space="0" w:color="auto"/>
        <w:left w:val="none" w:sz="0" w:space="0" w:color="auto"/>
        <w:bottom w:val="none" w:sz="0" w:space="0" w:color="auto"/>
        <w:right w:val="none" w:sz="0" w:space="0" w:color="auto"/>
      </w:divBdr>
      <w:divsChild>
        <w:div w:id="98792747">
          <w:marLeft w:val="640"/>
          <w:marRight w:val="0"/>
          <w:marTop w:val="0"/>
          <w:marBottom w:val="0"/>
          <w:divBdr>
            <w:top w:val="none" w:sz="0" w:space="0" w:color="auto"/>
            <w:left w:val="none" w:sz="0" w:space="0" w:color="auto"/>
            <w:bottom w:val="none" w:sz="0" w:space="0" w:color="auto"/>
            <w:right w:val="none" w:sz="0" w:space="0" w:color="auto"/>
          </w:divBdr>
        </w:div>
        <w:div w:id="122620217">
          <w:marLeft w:val="640"/>
          <w:marRight w:val="0"/>
          <w:marTop w:val="0"/>
          <w:marBottom w:val="0"/>
          <w:divBdr>
            <w:top w:val="none" w:sz="0" w:space="0" w:color="auto"/>
            <w:left w:val="none" w:sz="0" w:space="0" w:color="auto"/>
            <w:bottom w:val="none" w:sz="0" w:space="0" w:color="auto"/>
            <w:right w:val="none" w:sz="0" w:space="0" w:color="auto"/>
          </w:divBdr>
        </w:div>
        <w:div w:id="160002992">
          <w:marLeft w:val="640"/>
          <w:marRight w:val="0"/>
          <w:marTop w:val="0"/>
          <w:marBottom w:val="0"/>
          <w:divBdr>
            <w:top w:val="none" w:sz="0" w:space="0" w:color="auto"/>
            <w:left w:val="none" w:sz="0" w:space="0" w:color="auto"/>
            <w:bottom w:val="none" w:sz="0" w:space="0" w:color="auto"/>
            <w:right w:val="none" w:sz="0" w:space="0" w:color="auto"/>
          </w:divBdr>
        </w:div>
        <w:div w:id="359084673">
          <w:marLeft w:val="640"/>
          <w:marRight w:val="0"/>
          <w:marTop w:val="0"/>
          <w:marBottom w:val="0"/>
          <w:divBdr>
            <w:top w:val="none" w:sz="0" w:space="0" w:color="auto"/>
            <w:left w:val="none" w:sz="0" w:space="0" w:color="auto"/>
            <w:bottom w:val="none" w:sz="0" w:space="0" w:color="auto"/>
            <w:right w:val="none" w:sz="0" w:space="0" w:color="auto"/>
          </w:divBdr>
        </w:div>
        <w:div w:id="437874697">
          <w:marLeft w:val="640"/>
          <w:marRight w:val="0"/>
          <w:marTop w:val="0"/>
          <w:marBottom w:val="0"/>
          <w:divBdr>
            <w:top w:val="none" w:sz="0" w:space="0" w:color="auto"/>
            <w:left w:val="none" w:sz="0" w:space="0" w:color="auto"/>
            <w:bottom w:val="none" w:sz="0" w:space="0" w:color="auto"/>
            <w:right w:val="none" w:sz="0" w:space="0" w:color="auto"/>
          </w:divBdr>
        </w:div>
        <w:div w:id="552808334">
          <w:marLeft w:val="640"/>
          <w:marRight w:val="0"/>
          <w:marTop w:val="0"/>
          <w:marBottom w:val="0"/>
          <w:divBdr>
            <w:top w:val="none" w:sz="0" w:space="0" w:color="auto"/>
            <w:left w:val="none" w:sz="0" w:space="0" w:color="auto"/>
            <w:bottom w:val="none" w:sz="0" w:space="0" w:color="auto"/>
            <w:right w:val="none" w:sz="0" w:space="0" w:color="auto"/>
          </w:divBdr>
        </w:div>
        <w:div w:id="764493256">
          <w:marLeft w:val="640"/>
          <w:marRight w:val="0"/>
          <w:marTop w:val="0"/>
          <w:marBottom w:val="0"/>
          <w:divBdr>
            <w:top w:val="none" w:sz="0" w:space="0" w:color="auto"/>
            <w:left w:val="none" w:sz="0" w:space="0" w:color="auto"/>
            <w:bottom w:val="none" w:sz="0" w:space="0" w:color="auto"/>
            <w:right w:val="none" w:sz="0" w:space="0" w:color="auto"/>
          </w:divBdr>
        </w:div>
        <w:div w:id="833759868">
          <w:marLeft w:val="640"/>
          <w:marRight w:val="0"/>
          <w:marTop w:val="0"/>
          <w:marBottom w:val="0"/>
          <w:divBdr>
            <w:top w:val="none" w:sz="0" w:space="0" w:color="auto"/>
            <w:left w:val="none" w:sz="0" w:space="0" w:color="auto"/>
            <w:bottom w:val="none" w:sz="0" w:space="0" w:color="auto"/>
            <w:right w:val="none" w:sz="0" w:space="0" w:color="auto"/>
          </w:divBdr>
        </w:div>
        <w:div w:id="1083793033">
          <w:marLeft w:val="640"/>
          <w:marRight w:val="0"/>
          <w:marTop w:val="0"/>
          <w:marBottom w:val="0"/>
          <w:divBdr>
            <w:top w:val="none" w:sz="0" w:space="0" w:color="auto"/>
            <w:left w:val="none" w:sz="0" w:space="0" w:color="auto"/>
            <w:bottom w:val="none" w:sz="0" w:space="0" w:color="auto"/>
            <w:right w:val="none" w:sz="0" w:space="0" w:color="auto"/>
          </w:divBdr>
        </w:div>
        <w:div w:id="1118716043">
          <w:marLeft w:val="640"/>
          <w:marRight w:val="0"/>
          <w:marTop w:val="0"/>
          <w:marBottom w:val="0"/>
          <w:divBdr>
            <w:top w:val="none" w:sz="0" w:space="0" w:color="auto"/>
            <w:left w:val="none" w:sz="0" w:space="0" w:color="auto"/>
            <w:bottom w:val="none" w:sz="0" w:space="0" w:color="auto"/>
            <w:right w:val="none" w:sz="0" w:space="0" w:color="auto"/>
          </w:divBdr>
        </w:div>
        <w:div w:id="1136947276">
          <w:marLeft w:val="640"/>
          <w:marRight w:val="0"/>
          <w:marTop w:val="0"/>
          <w:marBottom w:val="0"/>
          <w:divBdr>
            <w:top w:val="none" w:sz="0" w:space="0" w:color="auto"/>
            <w:left w:val="none" w:sz="0" w:space="0" w:color="auto"/>
            <w:bottom w:val="none" w:sz="0" w:space="0" w:color="auto"/>
            <w:right w:val="none" w:sz="0" w:space="0" w:color="auto"/>
          </w:divBdr>
        </w:div>
        <w:div w:id="1239628815">
          <w:marLeft w:val="640"/>
          <w:marRight w:val="0"/>
          <w:marTop w:val="0"/>
          <w:marBottom w:val="0"/>
          <w:divBdr>
            <w:top w:val="none" w:sz="0" w:space="0" w:color="auto"/>
            <w:left w:val="none" w:sz="0" w:space="0" w:color="auto"/>
            <w:bottom w:val="none" w:sz="0" w:space="0" w:color="auto"/>
            <w:right w:val="none" w:sz="0" w:space="0" w:color="auto"/>
          </w:divBdr>
        </w:div>
        <w:div w:id="1327510364">
          <w:marLeft w:val="640"/>
          <w:marRight w:val="0"/>
          <w:marTop w:val="0"/>
          <w:marBottom w:val="0"/>
          <w:divBdr>
            <w:top w:val="none" w:sz="0" w:space="0" w:color="auto"/>
            <w:left w:val="none" w:sz="0" w:space="0" w:color="auto"/>
            <w:bottom w:val="none" w:sz="0" w:space="0" w:color="auto"/>
            <w:right w:val="none" w:sz="0" w:space="0" w:color="auto"/>
          </w:divBdr>
        </w:div>
        <w:div w:id="1362827419">
          <w:marLeft w:val="640"/>
          <w:marRight w:val="0"/>
          <w:marTop w:val="0"/>
          <w:marBottom w:val="0"/>
          <w:divBdr>
            <w:top w:val="none" w:sz="0" w:space="0" w:color="auto"/>
            <w:left w:val="none" w:sz="0" w:space="0" w:color="auto"/>
            <w:bottom w:val="none" w:sz="0" w:space="0" w:color="auto"/>
            <w:right w:val="none" w:sz="0" w:space="0" w:color="auto"/>
          </w:divBdr>
        </w:div>
        <w:div w:id="1547981940">
          <w:marLeft w:val="640"/>
          <w:marRight w:val="0"/>
          <w:marTop w:val="0"/>
          <w:marBottom w:val="0"/>
          <w:divBdr>
            <w:top w:val="none" w:sz="0" w:space="0" w:color="auto"/>
            <w:left w:val="none" w:sz="0" w:space="0" w:color="auto"/>
            <w:bottom w:val="none" w:sz="0" w:space="0" w:color="auto"/>
            <w:right w:val="none" w:sz="0" w:space="0" w:color="auto"/>
          </w:divBdr>
        </w:div>
        <w:div w:id="1692687069">
          <w:marLeft w:val="640"/>
          <w:marRight w:val="0"/>
          <w:marTop w:val="0"/>
          <w:marBottom w:val="0"/>
          <w:divBdr>
            <w:top w:val="none" w:sz="0" w:space="0" w:color="auto"/>
            <w:left w:val="none" w:sz="0" w:space="0" w:color="auto"/>
            <w:bottom w:val="none" w:sz="0" w:space="0" w:color="auto"/>
            <w:right w:val="none" w:sz="0" w:space="0" w:color="auto"/>
          </w:divBdr>
        </w:div>
        <w:div w:id="1756973370">
          <w:marLeft w:val="640"/>
          <w:marRight w:val="0"/>
          <w:marTop w:val="0"/>
          <w:marBottom w:val="0"/>
          <w:divBdr>
            <w:top w:val="none" w:sz="0" w:space="0" w:color="auto"/>
            <w:left w:val="none" w:sz="0" w:space="0" w:color="auto"/>
            <w:bottom w:val="none" w:sz="0" w:space="0" w:color="auto"/>
            <w:right w:val="none" w:sz="0" w:space="0" w:color="auto"/>
          </w:divBdr>
        </w:div>
        <w:div w:id="1925914710">
          <w:marLeft w:val="640"/>
          <w:marRight w:val="0"/>
          <w:marTop w:val="0"/>
          <w:marBottom w:val="0"/>
          <w:divBdr>
            <w:top w:val="none" w:sz="0" w:space="0" w:color="auto"/>
            <w:left w:val="none" w:sz="0" w:space="0" w:color="auto"/>
            <w:bottom w:val="none" w:sz="0" w:space="0" w:color="auto"/>
            <w:right w:val="none" w:sz="0" w:space="0" w:color="auto"/>
          </w:divBdr>
        </w:div>
        <w:div w:id="1933010353">
          <w:marLeft w:val="640"/>
          <w:marRight w:val="0"/>
          <w:marTop w:val="0"/>
          <w:marBottom w:val="0"/>
          <w:divBdr>
            <w:top w:val="none" w:sz="0" w:space="0" w:color="auto"/>
            <w:left w:val="none" w:sz="0" w:space="0" w:color="auto"/>
            <w:bottom w:val="none" w:sz="0" w:space="0" w:color="auto"/>
            <w:right w:val="none" w:sz="0" w:space="0" w:color="auto"/>
          </w:divBdr>
        </w:div>
        <w:div w:id="1987776394">
          <w:marLeft w:val="640"/>
          <w:marRight w:val="0"/>
          <w:marTop w:val="0"/>
          <w:marBottom w:val="0"/>
          <w:divBdr>
            <w:top w:val="none" w:sz="0" w:space="0" w:color="auto"/>
            <w:left w:val="none" w:sz="0" w:space="0" w:color="auto"/>
            <w:bottom w:val="none" w:sz="0" w:space="0" w:color="auto"/>
            <w:right w:val="none" w:sz="0" w:space="0" w:color="auto"/>
          </w:divBdr>
        </w:div>
        <w:div w:id="2001420302">
          <w:marLeft w:val="640"/>
          <w:marRight w:val="0"/>
          <w:marTop w:val="0"/>
          <w:marBottom w:val="0"/>
          <w:divBdr>
            <w:top w:val="none" w:sz="0" w:space="0" w:color="auto"/>
            <w:left w:val="none" w:sz="0" w:space="0" w:color="auto"/>
            <w:bottom w:val="none" w:sz="0" w:space="0" w:color="auto"/>
            <w:right w:val="none" w:sz="0" w:space="0" w:color="auto"/>
          </w:divBdr>
        </w:div>
      </w:divsChild>
    </w:div>
    <w:div w:id="652947066">
      <w:bodyDiv w:val="1"/>
      <w:marLeft w:val="0"/>
      <w:marRight w:val="0"/>
      <w:marTop w:val="0"/>
      <w:marBottom w:val="0"/>
      <w:divBdr>
        <w:top w:val="none" w:sz="0" w:space="0" w:color="auto"/>
        <w:left w:val="none" w:sz="0" w:space="0" w:color="auto"/>
        <w:bottom w:val="none" w:sz="0" w:space="0" w:color="auto"/>
        <w:right w:val="none" w:sz="0" w:space="0" w:color="auto"/>
      </w:divBdr>
      <w:divsChild>
        <w:div w:id="92631514">
          <w:marLeft w:val="640"/>
          <w:marRight w:val="0"/>
          <w:marTop w:val="0"/>
          <w:marBottom w:val="0"/>
          <w:divBdr>
            <w:top w:val="none" w:sz="0" w:space="0" w:color="auto"/>
            <w:left w:val="none" w:sz="0" w:space="0" w:color="auto"/>
            <w:bottom w:val="none" w:sz="0" w:space="0" w:color="auto"/>
            <w:right w:val="none" w:sz="0" w:space="0" w:color="auto"/>
          </w:divBdr>
        </w:div>
        <w:div w:id="161818200">
          <w:marLeft w:val="640"/>
          <w:marRight w:val="0"/>
          <w:marTop w:val="0"/>
          <w:marBottom w:val="0"/>
          <w:divBdr>
            <w:top w:val="none" w:sz="0" w:space="0" w:color="auto"/>
            <w:left w:val="none" w:sz="0" w:space="0" w:color="auto"/>
            <w:bottom w:val="none" w:sz="0" w:space="0" w:color="auto"/>
            <w:right w:val="none" w:sz="0" w:space="0" w:color="auto"/>
          </w:divBdr>
        </w:div>
        <w:div w:id="235940448">
          <w:marLeft w:val="640"/>
          <w:marRight w:val="0"/>
          <w:marTop w:val="0"/>
          <w:marBottom w:val="0"/>
          <w:divBdr>
            <w:top w:val="none" w:sz="0" w:space="0" w:color="auto"/>
            <w:left w:val="none" w:sz="0" w:space="0" w:color="auto"/>
            <w:bottom w:val="none" w:sz="0" w:space="0" w:color="auto"/>
            <w:right w:val="none" w:sz="0" w:space="0" w:color="auto"/>
          </w:divBdr>
        </w:div>
        <w:div w:id="703361328">
          <w:marLeft w:val="640"/>
          <w:marRight w:val="0"/>
          <w:marTop w:val="0"/>
          <w:marBottom w:val="0"/>
          <w:divBdr>
            <w:top w:val="none" w:sz="0" w:space="0" w:color="auto"/>
            <w:left w:val="none" w:sz="0" w:space="0" w:color="auto"/>
            <w:bottom w:val="none" w:sz="0" w:space="0" w:color="auto"/>
            <w:right w:val="none" w:sz="0" w:space="0" w:color="auto"/>
          </w:divBdr>
        </w:div>
        <w:div w:id="812332857">
          <w:marLeft w:val="640"/>
          <w:marRight w:val="0"/>
          <w:marTop w:val="0"/>
          <w:marBottom w:val="0"/>
          <w:divBdr>
            <w:top w:val="none" w:sz="0" w:space="0" w:color="auto"/>
            <w:left w:val="none" w:sz="0" w:space="0" w:color="auto"/>
            <w:bottom w:val="none" w:sz="0" w:space="0" w:color="auto"/>
            <w:right w:val="none" w:sz="0" w:space="0" w:color="auto"/>
          </w:divBdr>
        </w:div>
        <w:div w:id="928587093">
          <w:marLeft w:val="640"/>
          <w:marRight w:val="0"/>
          <w:marTop w:val="0"/>
          <w:marBottom w:val="0"/>
          <w:divBdr>
            <w:top w:val="none" w:sz="0" w:space="0" w:color="auto"/>
            <w:left w:val="none" w:sz="0" w:space="0" w:color="auto"/>
            <w:bottom w:val="none" w:sz="0" w:space="0" w:color="auto"/>
            <w:right w:val="none" w:sz="0" w:space="0" w:color="auto"/>
          </w:divBdr>
        </w:div>
        <w:div w:id="928856984">
          <w:marLeft w:val="640"/>
          <w:marRight w:val="0"/>
          <w:marTop w:val="0"/>
          <w:marBottom w:val="0"/>
          <w:divBdr>
            <w:top w:val="none" w:sz="0" w:space="0" w:color="auto"/>
            <w:left w:val="none" w:sz="0" w:space="0" w:color="auto"/>
            <w:bottom w:val="none" w:sz="0" w:space="0" w:color="auto"/>
            <w:right w:val="none" w:sz="0" w:space="0" w:color="auto"/>
          </w:divBdr>
        </w:div>
        <w:div w:id="1276132579">
          <w:marLeft w:val="640"/>
          <w:marRight w:val="0"/>
          <w:marTop w:val="0"/>
          <w:marBottom w:val="0"/>
          <w:divBdr>
            <w:top w:val="none" w:sz="0" w:space="0" w:color="auto"/>
            <w:left w:val="none" w:sz="0" w:space="0" w:color="auto"/>
            <w:bottom w:val="none" w:sz="0" w:space="0" w:color="auto"/>
            <w:right w:val="none" w:sz="0" w:space="0" w:color="auto"/>
          </w:divBdr>
        </w:div>
        <w:div w:id="1331907659">
          <w:marLeft w:val="640"/>
          <w:marRight w:val="0"/>
          <w:marTop w:val="0"/>
          <w:marBottom w:val="0"/>
          <w:divBdr>
            <w:top w:val="none" w:sz="0" w:space="0" w:color="auto"/>
            <w:left w:val="none" w:sz="0" w:space="0" w:color="auto"/>
            <w:bottom w:val="none" w:sz="0" w:space="0" w:color="auto"/>
            <w:right w:val="none" w:sz="0" w:space="0" w:color="auto"/>
          </w:divBdr>
        </w:div>
        <w:div w:id="1481577674">
          <w:marLeft w:val="640"/>
          <w:marRight w:val="0"/>
          <w:marTop w:val="0"/>
          <w:marBottom w:val="0"/>
          <w:divBdr>
            <w:top w:val="none" w:sz="0" w:space="0" w:color="auto"/>
            <w:left w:val="none" w:sz="0" w:space="0" w:color="auto"/>
            <w:bottom w:val="none" w:sz="0" w:space="0" w:color="auto"/>
            <w:right w:val="none" w:sz="0" w:space="0" w:color="auto"/>
          </w:divBdr>
        </w:div>
        <w:div w:id="1539514026">
          <w:marLeft w:val="640"/>
          <w:marRight w:val="0"/>
          <w:marTop w:val="0"/>
          <w:marBottom w:val="0"/>
          <w:divBdr>
            <w:top w:val="none" w:sz="0" w:space="0" w:color="auto"/>
            <w:left w:val="none" w:sz="0" w:space="0" w:color="auto"/>
            <w:bottom w:val="none" w:sz="0" w:space="0" w:color="auto"/>
            <w:right w:val="none" w:sz="0" w:space="0" w:color="auto"/>
          </w:divBdr>
        </w:div>
        <w:div w:id="1598756324">
          <w:marLeft w:val="640"/>
          <w:marRight w:val="0"/>
          <w:marTop w:val="0"/>
          <w:marBottom w:val="0"/>
          <w:divBdr>
            <w:top w:val="none" w:sz="0" w:space="0" w:color="auto"/>
            <w:left w:val="none" w:sz="0" w:space="0" w:color="auto"/>
            <w:bottom w:val="none" w:sz="0" w:space="0" w:color="auto"/>
            <w:right w:val="none" w:sz="0" w:space="0" w:color="auto"/>
          </w:divBdr>
        </w:div>
        <w:div w:id="1677532825">
          <w:marLeft w:val="640"/>
          <w:marRight w:val="0"/>
          <w:marTop w:val="0"/>
          <w:marBottom w:val="0"/>
          <w:divBdr>
            <w:top w:val="none" w:sz="0" w:space="0" w:color="auto"/>
            <w:left w:val="none" w:sz="0" w:space="0" w:color="auto"/>
            <w:bottom w:val="none" w:sz="0" w:space="0" w:color="auto"/>
            <w:right w:val="none" w:sz="0" w:space="0" w:color="auto"/>
          </w:divBdr>
        </w:div>
        <w:div w:id="1801024016">
          <w:marLeft w:val="640"/>
          <w:marRight w:val="0"/>
          <w:marTop w:val="0"/>
          <w:marBottom w:val="0"/>
          <w:divBdr>
            <w:top w:val="none" w:sz="0" w:space="0" w:color="auto"/>
            <w:left w:val="none" w:sz="0" w:space="0" w:color="auto"/>
            <w:bottom w:val="none" w:sz="0" w:space="0" w:color="auto"/>
            <w:right w:val="none" w:sz="0" w:space="0" w:color="auto"/>
          </w:divBdr>
        </w:div>
        <w:div w:id="1806967525">
          <w:marLeft w:val="640"/>
          <w:marRight w:val="0"/>
          <w:marTop w:val="0"/>
          <w:marBottom w:val="0"/>
          <w:divBdr>
            <w:top w:val="none" w:sz="0" w:space="0" w:color="auto"/>
            <w:left w:val="none" w:sz="0" w:space="0" w:color="auto"/>
            <w:bottom w:val="none" w:sz="0" w:space="0" w:color="auto"/>
            <w:right w:val="none" w:sz="0" w:space="0" w:color="auto"/>
          </w:divBdr>
        </w:div>
        <w:div w:id="1816674912">
          <w:marLeft w:val="640"/>
          <w:marRight w:val="0"/>
          <w:marTop w:val="0"/>
          <w:marBottom w:val="0"/>
          <w:divBdr>
            <w:top w:val="none" w:sz="0" w:space="0" w:color="auto"/>
            <w:left w:val="none" w:sz="0" w:space="0" w:color="auto"/>
            <w:bottom w:val="none" w:sz="0" w:space="0" w:color="auto"/>
            <w:right w:val="none" w:sz="0" w:space="0" w:color="auto"/>
          </w:divBdr>
        </w:div>
        <w:div w:id="1858079624">
          <w:marLeft w:val="640"/>
          <w:marRight w:val="0"/>
          <w:marTop w:val="0"/>
          <w:marBottom w:val="0"/>
          <w:divBdr>
            <w:top w:val="none" w:sz="0" w:space="0" w:color="auto"/>
            <w:left w:val="none" w:sz="0" w:space="0" w:color="auto"/>
            <w:bottom w:val="none" w:sz="0" w:space="0" w:color="auto"/>
            <w:right w:val="none" w:sz="0" w:space="0" w:color="auto"/>
          </w:divBdr>
        </w:div>
        <w:div w:id="1874033650">
          <w:marLeft w:val="640"/>
          <w:marRight w:val="0"/>
          <w:marTop w:val="0"/>
          <w:marBottom w:val="0"/>
          <w:divBdr>
            <w:top w:val="none" w:sz="0" w:space="0" w:color="auto"/>
            <w:left w:val="none" w:sz="0" w:space="0" w:color="auto"/>
            <w:bottom w:val="none" w:sz="0" w:space="0" w:color="auto"/>
            <w:right w:val="none" w:sz="0" w:space="0" w:color="auto"/>
          </w:divBdr>
        </w:div>
        <w:div w:id="1932742187">
          <w:marLeft w:val="640"/>
          <w:marRight w:val="0"/>
          <w:marTop w:val="0"/>
          <w:marBottom w:val="0"/>
          <w:divBdr>
            <w:top w:val="none" w:sz="0" w:space="0" w:color="auto"/>
            <w:left w:val="none" w:sz="0" w:space="0" w:color="auto"/>
            <w:bottom w:val="none" w:sz="0" w:space="0" w:color="auto"/>
            <w:right w:val="none" w:sz="0" w:space="0" w:color="auto"/>
          </w:divBdr>
        </w:div>
        <w:div w:id="2019304936">
          <w:marLeft w:val="640"/>
          <w:marRight w:val="0"/>
          <w:marTop w:val="0"/>
          <w:marBottom w:val="0"/>
          <w:divBdr>
            <w:top w:val="none" w:sz="0" w:space="0" w:color="auto"/>
            <w:left w:val="none" w:sz="0" w:space="0" w:color="auto"/>
            <w:bottom w:val="none" w:sz="0" w:space="0" w:color="auto"/>
            <w:right w:val="none" w:sz="0" w:space="0" w:color="auto"/>
          </w:divBdr>
        </w:div>
        <w:div w:id="2086299563">
          <w:marLeft w:val="640"/>
          <w:marRight w:val="0"/>
          <w:marTop w:val="0"/>
          <w:marBottom w:val="0"/>
          <w:divBdr>
            <w:top w:val="none" w:sz="0" w:space="0" w:color="auto"/>
            <w:left w:val="none" w:sz="0" w:space="0" w:color="auto"/>
            <w:bottom w:val="none" w:sz="0" w:space="0" w:color="auto"/>
            <w:right w:val="none" w:sz="0" w:space="0" w:color="auto"/>
          </w:divBdr>
        </w:div>
        <w:div w:id="2089765092">
          <w:marLeft w:val="640"/>
          <w:marRight w:val="0"/>
          <w:marTop w:val="0"/>
          <w:marBottom w:val="0"/>
          <w:divBdr>
            <w:top w:val="none" w:sz="0" w:space="0" w:color="auto"/>
            <w:left w:val="none" w:sz="0" w:space="0" w:color="auto"/>
            <w:bottom w:val="none" w:sz="0" w:space="0" w:color="auto"/>
            <w:right w:val="none" w:sz="0" w:space="0" w:color="auto"/>
          </w:divBdr>
        </w:div>
      </w:divsChild>
    </w:div>
    <w:div w:id="712389079">
      <w:bodyDiv w:val="1"/>
      <w:marLeft w:val="0"/>
      <w:marRight w:val="0"/>
      <w:marTop w:val="0"/>
      <w:marBottom w:val="0"/>
      <w:divBdr>
        <w:top w:val="none" w:sz="0" w:space="0" w:color="auto"/>
        <w:left w:val="none" w:sz="0" w:space="0" w:color="auto"/>
        <w:bottom w:val="none" w:sz="0" w:space="0" w:color="auto"/>
        <w:right w:val="none" w:sz="0" w:space="0" w:color="auto"/>
      </w:divBdr>
      <w:divsChild>
        <w:div w:id="1209681291">
          <w:marLeft w:val="640"/>
          <w:marRight w:val="0"/>
          <w:marTop w:val="0"/>
          <w:marBottom w:val="0"/>
          <w:divBdr>
            <w:top w:val="none" w:sz="0" w:space="0" w:color="auto"/>
            <w:left w:val="none" w:sz="0" w:space="0" w:color="auto"/>
            <w:bottom w:val="none" w:sz="0" w:space="0" w:color="auto"/>
            <w:right w:val="none" w:sz="0" w:space="0" w:color="auto"/>
          </w:divBdr>
        </w:div>
        <w:div w:id="1943223426">
          <w:marLeft w:val="640"/>
          <w:marRight w:val="0"/>
          <w:marTop w:val="0"/>
          <w:marBottom w:val="0"/>
          <w:divBdr>
            <w:top w:val="none" w:sz="0" w:space="0" w:color="auto"/>
            <w:left w:val="none" w:sz="0" w:space="0" w:color="auto"/>
            <w:bottom w:val="none" w:sz="0" w:space="0" w:color="auto"/>
            <w:right w:val="none" w:sz="0" w:space="0" w:color="auto"/>
          </w:divBdr>
        </w:div>
        <w:div w:id="1319920375">
          <w:marLeft w:val="640"/>
          <w:marRight w:val="0"/>
          <w:marTop w:val="0"/>
          <w:marBottom w:val="0"/>
          <w:divBdr>
            <w:top w:val="none" w:sz="0" w:space="0" w:color="auto"/>
            <w:left w:val="none" w:sz="0" w:space="0" w:color="auto"/>
            <w:bottom w:val="none" w:sz="0" w:space="0" w:color="auto"/>
            <w:right w:val="none" w:sz="0" w:space="0" w:color="auto"/>
          </w:divBdr>
        </w:div>
        <w:div w:id="907156302">
          <w:marLeft w:val="640"/>
          <w:marRight w:val="0"/>
          <w:marTop w:val="0"/>
          <w:marBottom w:val="0"/>
          <w:divBdr>
            <w:top w:val="none" w:sz="0" w:space="0" w:color="auto"/>
            <w:left w:val="none" w:sz="0" w:space="0" w:color="auto"/>
            <w:bottom w:val="none" w:sz="0" w:space="0" w:color="auto"/>
            <w:right w:val="none" w:sz="0" w:space="0" w:color="auto"/>
          </w:divBdr>
        </w:div>
        <w:div w:id="157574351">
          <w:marLeft w:val="640"/>
          <w:marRight w:val="0"/>
          <w:marTop w:val="0"/>
          <w:marBottom w:val="0"/>
          <w:divBdr>
            <w:top w:val="none" w:sz="0" w:space="0" w:color="auto"/>
            <w:left w:val="none" w:sz="0" w:space="0" w:color="auto"/>
            <w:bottom w:val="none" w:sz="0" w:space="0" w:color="auto"/>
            <w:right w:val="none" w:sz="0" w:space="0" w:color="auto"/>
          </w:divBdr>
        </w:div>
        <w:div w:id="1975523912">
          <w:marLeft w:val="640"/>
          <w:marRight w:val="0"/>
          <w:marTop w:val="0"/>
          <w:marBottom w:val="0"/>
          <w:divBdr>
            <w:top w:val="none" w:sz="0" w:space="0" w:color="auto"/>
            <w:left w:val="none" w:sz="0" w:space="0" w:color="auto"/>
            <w:bottom w:val="none" w:sz="0" w:space="0" w:color="auto"/>
            <w:right w:val="none" w:sz="0" w:space="0" w:color="auto"/>
          </w:divBdr>
        </w:div>
        <w:div w:id="1488546088">
          <w:marLeft w:val="640"/>
          <w:marRight w:val="0"/>
          <w:marTop w:val="0"/>
          <w:marBottom w:val="0"/>
          <w:divBdr>
            <w:top w:val="none" w:sz="0" w:space="0" w:color="auto"/>
            <w:left w:val="none" w:sz="0" w:space="0" w:color="auto"/>
            <w:bottom w:val="none" w:sz="0" w:space="0" w:color="auto"/>
            <w:right w:val="none" w:sz="0" w:space="0" w:color="auto"/>
          </w:divBdr>
        </w:div>
        <w:div w:id="1131359137">
          <w:marLeft w:val="640"/>
          <w:marRight w:val="0"/>
          <w:marTop w:val="0"/>
          <w:marBottom w:val="0"/>
          <w:divBdr>
            <w:top w:val="none" w:sz="0" w:space="0" w:color="auto"/>
            <w:left w:val="none" w:sz="0" w:space="0" w:color="auto"/>
            <w:bottom w:val="none" w:sz="0" w:space="0" w:color="auto"/>
            <w:right w:val="none" w:sz="0" w:space="0" w:color="auto"/>
          </w:divBdr>
        </w:div>
        <w:div w:id="1602880096">
          <w:marLeft w:val="640"/>
          <w:marRight w:val="0"/>
          <w:marTop w:val="0"/>
          <w:marBottom w:val="0"/>
          <w:divBdr>
            <w:top w:val="none" w:sz="0" w:space="0" w:color="auto"/>
            <w:left w:val="none" w:sz="0" w:space="0" w:color="auto"/>
            <w:bottom w:val="none" w:sz="0" w:space="0" w:color="auto"/>
            <w:right w:val="none" w:sz="0" w:space="0" w:color="auto"/>
          </w:divBdr>
        </w:div>
        <w:div w:id="874387427">
          <w:marLeft w:val="640"/>
          <w:marRight w:val="0"/>
          <w:marTop w:val="0"/>
          <w:marBottom w:val="0"/>
          <w:divBdr>
            <w:top w:val="none" w:sz="0" w:space="0" w:color="auto"/>
            <w:left w:val="none" w:sz="0" w:space="0" w:color="auto"/>
            <w:bottom w:val="none" w:sz="0" w:space="0" w:color="auto"/>
            <w:right w:val="none" w:sz="0" w:space="0" w:color="auto"/>
          </w:divBdr>
        </w:div>
        <w:div w:id="2082020287">
          <w:marLeft w:val="640"/>
          <w:marRight w:val="0"/>
          <w:marTop w:val="0"/>
          <w:marBottom w:val="0"/>
          <w:divBdr>
            <w:top w:val="none" w:sz="0" w:space="0" w:color="auto"/>
            <w:left w:val="none" w:sz="0" w:space="0" w:color="auto"/>
            <w:bottom w:val="none" w:sz="0" w:space="0" w:color="auto"/>
            <w:right w:val="none" w:sz="0" w:space="0" w:color="auto"/>
          </w:divBdr>
        </w:div>
        <w:div w:id="1853765497">
          <w:marLeft w:val="640"/>
          <w:marRight w:val="0"/>
          <w:marTop w:val="0"/>
          <w:marBottom w:val="0"/>
          <w:divBdr>
            <w:top w:val="none" w:sz="0" w:space="0" w:color="auto"/>
            <w:left w:val="none" w:sz="0" w:space="0" w:color="auto"/>
            <w:bottom w:val="none" w:sz="0" w:space="0" w:color="auto"/>
            <w:right w:val="none" w:sz="0" w:space="0" w:color="auto"/>
          </w:divBdr>
        </w:div>
        <w:div w:id="1061904988">
          <w:marLeft w:val="640"/>
          <w:marRight w:val="0"/>
          <w:marTop w:val="0"/>
          <w:marBottom w:val="0"/>
          <w:divBdr>
            <w:top w:val="none" w:sz="0" w:space="0" w:color="auto"/>
            <w:left w:val="none" w:sz="0" w:space="0" w:color="auto"/>
            <w:bottom w:val="none" w:sz="0" w:space="0" w:color="auto"/>
            <w:right w:val="none" w:sz="0" w:space="0" w:color="auto"/>
          </w:divBdr>
        </w:div>
        <w:div w:id="215161610">
          <w:marLeft w:val="640"/>
          <w:marRight w:val="0"/>
          <w:marTop w:val="0"/>
          <w:marBottom w:val="0"/>
          <w:divBdr>
            <w:top w:val="none" w:sz="0" w:space="0" w:color="auto"/>
            <w:left w:val="none" w:sz="0" w:space="0" w:color="auto"/>
            <w:bottom w:val="none" w:sz="0" w:space="0" w:color="auto"/>
            <w:right w:val="none" w:sz="0" w:space="0" w:color="auto"/>
          </w:divBdr>
        </w:div>
        <w:div w:id="1332873278">
          <w:marLeft w:val="640"/>
          <w:marRight w:val="0"/>
          <w:marTop w:val="0"/>
          <w:marBottom w:val="0"/>
          <w:divBdr>
            <w:top w:val="none" w:sz="0" w:space="0" w:color="auto"/>
            <w:left w:val="none" w:sz="0" w:space="0" w:color="auto"/>
            <w:bottom w:val="none" w:sz="0" w:space="0" w:color="auto"/>
            <w:right w:val="none" w:sz="0" w:space="0" w:color="auto"/>
          </w:divBdr>
        </w:div>
        <w:div w:id="959607059">
          <w:marLeft w:val="640"/>
          <w:marRight w:val="0"/>
          <w:marTop w:val="0"/>
          <w:marBottom w:val="0"/>
          <w:divBdr>
            <w:top w:val="none" w:sz="0" w:space="0" w:color="auto"/>
            <w:left w:val="none" w:sz="0" w:space="0" w:color="auto"/>
            <w:bottom w:val="none" w:sz="0" w:space="0" w:color="auto"/>
            <w:right w:val="none" w:sz="0" w:space="0" w:color="auto"/>
          </w:divBdr>
        </w:div>
        <w:div w:id="216821344">
          <w:marLeft w:val="640"/>
          <w:marRight w:val="0"/>
          <w:marTop w:val="0"/>
          <w:marBottom w:val="0"/>
          <w:divBdr>
            <w:top w:val="none" w:sz="0" w:space="0" w:color="auto"/>
            <w:left w:val="none" w:sz="0" w:space="0" w:color="auto"/>
            <w:bottom w:val="none" w:sz="0" w:space="0" w:color="auto"/>
            <w:right w:val="none" w:sz="0" w:space="0" w:color="auto"/>
          </w:divBdr>
        </w:div>
        <w:div w:id="127017788">
          <w:marLeft w:val="640"/>
          <w:marRight w:val="0"/>
          <w:marTop w:val="0"/>
          <w:marBottom w:val="0"/>
          <w:divBdr>
            <w:top w:val="none" w:sz="0" w:space="0" w:color="auto"/>
            <w:left w:val="none" w:sz="0" w:space="0" w:color="auto"/>
            <w:bottom w:val="none" w:sz="0" w:space="0" w:color="auto"/>
            <w:right w:val="none" w:sz="0" w:space="0" w:color="auto"/>
          </w:divBdr>
        </w:div>
        <w:div w:id="1302080278">
          <w:marLeft w:val="640"/>
          <w:marRight w:val="0"/>
          <w:marTop w:val="0"/>
          <w:marBottom w:val="0"/>
          <w:divBdr>
            <w:top w:val="none" w:sz="0" w:space="0" w:color="auto"/>
            <w:left w:val="none" w:sz="0" w:space="0" w:color="auto"/>
            <w:bottom w:val="none" w:sz="0" w:space="0" w:color="auto"/>
            <w:right w:val="none" w:sz="0" w:space="0" w:color="auto"/>
          </w:divBdr>
        </w:div>
        <w:div w:id="286279767">
          <w:marLeft w:val="640"/>
          <w:marRight w:val="0"/>
          <w:marTop w:val="0"/>
          <w:marBottom w:val="0"/>
          <w:divBdr>
            <w:top w:val="none" w:sz="0" w:space="0" w:color="auto"/>
            <w:left w:val="none" w:sz="0" w:space="0" w:color="auto"/>
            <w:bottom w:val="none" w:sz="0" w:space="0" w:color="auto"/>
            <w:right w:val="none" w:sz="0" w:space="0" w:color="auto"/>
          </w:divBdr>
        </w:div>
        <w:div w:id="1455831348">
          <w:marLeft w:val="640"/>
          <w:marRight w:val="0"/>
          <w:marTop w:val="0"/>
          <w:marBottom w:val="0"/>
          <w:divBdr>
            <w:top w:val="none" w:sz="0" w:space="0" w:color="auto"/>
            <w:left w:val="none" w:sz="0" w:space="0" w:color="auto"/>
            <w:bottom w:val="none" w:sz="0" w:space="0" w:color="auto"/>
            <w:right w:val="none" w:sz="0" w:space="0" w:color="auto"/>
          </w:divBdr>
        </w:div>
        <w:div w:id="169176526">
          <w:marLeft w:val="640"/>
          <w:marRight w:val="0"/>
          <w:marTop w:val="0"/>
          <w:marBottom w:val="0"/>
          <w:divBdr>
            <w:top w:val="none" w:sz="0" w:space="0" w:color="auto"/>
            <w:left w:val="none" w:sz="0" w:space="0" w:color="auto"/>
            <w:bottom w:val="none" w:sz="0" w:space="0" w:color="auto"/>
            <w:right w:val="none" w:sz="0" w:space="0" w:color="auto"/>
          </w:divBdr>
        </w:div>
        <w:div w:id="241646221">
          <w:marLeft w:val="640"/>
          <w:marRight w:val="0"/>
          <w:marTop w:val="0"/>
          <w:marBottom w:val="0"/>
          <w:divBdr>
            <w:top w:val="none" w:sz="0" w:space="0" w:color="auto"/>
            <w:left w:val="none" w:sz="0" w:space="0" w:color="auto"/>
            <w:bottom w:val="none" w:sz="0" w:space="0" w:color="auto"/>
            <w:right w:val="none" w:sz="0" w:space="0" w:color="auto"/>
          </w:divBdr>
        </w:div>
        <w:div w:id="1318072493">
          <w:marLeft w:val="640"/>
          <w:marRight w:val="0"/>
          <w:marTop w:val="0"/>
          <w:marBottom w:val="0"/>
          <w:divBdr>
            <w:top w:val="none" w:sz="0" w:space="0" w:color="auto"/>
            <w:left w:val="none" w:sz="0" w:space="0" w:color="auto"/>
            <w:bottom w:val="none" w:sz="0" w:space="0" w:color="auto"/>
            <w:right w:val="none" w:sz="0" w:space="0" w:color="auto"/>
          </w:divBdr>
        </w:div>
        <w:div w:id="1731923573">
          <w:marLeft w:val="640"/>
          <w:marRight w:val="0"/>
          <w:marTop w:val="0"/>
          <w:marBottom w:val="0"/>
          <w:divBdr>
            <w:top w:val="none" w:sz="0" w:space="0" w:color="auto"/>
            <w:left w:val="none" w:sz="0" w:space="0" w:color="auto"/>
            <w:bottom w:val="none" w:sz="0" w:space="0" w:color="auto"/>
            <w:right w:val="none" w:sz="0" w:space="0" w:color="auto"/>
          </w:divBdr>
        </w:div>
      </w:divsChild>
    </w:div>
    <w:div w:id="803812947">
      <w:bodyDiv w:val="1"/>
      <w:marLeft w:val="0"/>
      <w:marRight w:val="0"/>
      <w:marTop w:val="0"/>
      <w:marBottom w:val="0"/>
      <w:divBdr>
        <w:top w:val="none" w:sz="0" w:space="0" w:color="auto"/>
        <w:left w:val="none" w:sz="0" w:space="0" w:color="auto"/>
        <w:bottom w:val="none" w:sz="0" w:space="0" w:color="auto"/>
        <w:right w:val="none" w:sz="0" w:space="0" w:color="auto"/>
      </w:divBdr>
      <w:divsChild>
        <w:div w:id="42801776">
          <w:marLeft w:val="640"/>
          <w:marRight w:val="0"/>
          <w:marTop w:val="0"/>
          <w:marBottom w:val="0"/>
          <w:divBdr>
            <w:top w:val="none" w:sz="0" w:space="0" w:color="auto"/>
            <w:left w:val="none" w:sz="0" w:space="0" w:color="auto"/>
            <w:bottom w:val="none" w:sz="0" w:space="0" w:color="auto"/>
            <w:right w:val="none" w:sz="0" w:space="0" w:color="auto"/>
          </w:divBdr>
        </w:div>
        <w:div w:id="95566406">
          <w:marLeft w:val="640"/>
          <w:marRight w:val="0"/>
          <w:marTop w:val="0"/>
          <w:marBottom w:val="0"/>
          <w:divBdr>
            <w:top w:val="none" w:sz="0" w:space="0" w:color="auto"/>
            <w:left w:val="none" w:sz="0" w:space="0" w:color="auto"/>
            <w:bottom w:val="none" w:sz="0" w:space="0" w:color="auto"/>
            <w:right w:val="none" w:sz="0" w:space="0" w:color="auto"/>
          </w:divBdr>
        </w:div>
        <w:div w:id="226573617">
          <w:marLeft w:val="640"/>
          <w:marRight w:val="0"/>
          <w:marTop w:val="0"/>
          <w:marBottom w:val="0"/>
          <w:divBdr>
            <w:top w:val="none" w:sz="0" w:space="0" w:color="auto"/>
            <w:left w:val="none" w:sz="0" w:space="0" w:color="auto"/>
            <w:bottom w:val="none" w:sz="0" w:space="0" w:color="auto"/>
            <w:right w:val="none" w:sz="0" w:space="0" w:color="auto"/>
          </w:divBdr>
        </w:div>
        <w:div w:id="248858063">
          <w:marLeft w:val="640"/>
          <w:marRight w:val="0"/>
          <w:marTop w:val="0"/>
          <w:marBottom w:val="0"/>
          <w:divBdr>
            <w:top w:val="none" w:sz="0" w:space="0" w:color="auto"/>
            <w:left w:val="none" w:sz="0" w:space="0" w:color="auto"/>
            <w:bottom w:val="none" w:sz="0" w:space="0" w:color="auto"/>
            <w:right w:val="none" w:sz="0" w:space="0" w:color="auto"/>
          </w:divBdr>
        </w:div>
        <w:div w:id="435096335">
          <w:marLeft w:val="640"/>
          <w:marRight w:val="0"/>
          <w:marTop w:val="0"/>
          <w:marBottom w:val="0"/>
          <w:divBdr>
            <w:top w:val="none" w:sz="0" w:space="0" w:color="auto"/>
            <w:left w:val="none" w:sz="0" w:space="0" w:color="auto"/>
            <w:bottom w:val="none" w:sz="0" w:space="0" w:color="auto"/>
            <w:right w:val="none" w:sz="0" w:space="0" w:color="auto"/>
          </w:divBdr>
        </w:div>
        <w:div w:id="528182847">
          <w:marLeft w:val="640"/>
          <w:marRight w:val="0"/>
          <w:marTop w:val="0"/>
          <w:marBottom w:val="0"/>
          <w:divBdr>
            <w:top w:val="none" w:sz="0" w:space="0" w:color="auto"/>
            <w:left w:val="none" w:sz="0" w:space="0" w:color="auto"/>
            <w:bottom w:val="none" w:sz="0" w:space="0" w:color="auto"/>
            <w:right w:val="none" w:sz="0" w:space="0" w:color="auto"/>
          </w:divBdr>
        </w:div>
        <w:div w:id="726878191">
          <w:marLeft w:val="640"/>
          <w:marRight w:val="0"/>
          <w:marTop w:val="0"/>
          <w:marBottom w:val="0"/>
          <w:divBdr>
            <w:top w:val="none" w:sz="0" w:space="0" w:color="auto"/>
            <w:left w:val="none" w:sz="0" w:space="0" w:color="auto"/>
            <w:bottom w:val="none" w:sz="0" w:space="0" w:color="auto"/>
            <w:right w:val="none" w:sz="0" w:space="0" w:color="auto"/>
          </w:divBdr>
        </w:div>
        <w:div w:id="748695258">
          <w:marLeft w:val="640"/>
          <w:marRight w:val="0"/>
          <w:marTop w:val="0"/>
          <w:marBottom w:val="0"/>
          <w:divBdr>
            <w:top w:val="none" w:sz="0" w:space="0" w:color="auto"/>
            <w:left w:val="none" w:sz="0" w:space="0" w:color="auto"/>
            <w:bottom w:val="none" w:sz="0" w:space="0" w:color="auto"/>
            <w:right w:val="none" w:sz="0" w:space="0" w:color="auto"/>
          </w:divBdr>
        </w:div>
        <w:div w:id="875655114">
          <w:marLeft w:val="640"/>
          <w:marRight w:val="0"/>
          <w:marTop w:val="0"/>
          <w:marBottom w:val="0"/>
          <w:divBdr>
            <w:top w:val="none" w:sz="0" w:space="0" w:color="auto"/>
            <w:left w:val="none" w:sz="0" w:space="0" w:color="auto"/>
            <w:bottom w:val="none" w:sz="0" w:space="0" w:color="auto"/>
            <w:right w:val="none" w:sz="0" w:space="0" w:color="auto"/>
          </w:divBdr>
        </w:div>
        <w:div w:id="875895028">
          <w:marLeft w:val="640"/>
          <w:marRight w:val="0"/>
          <w:marTop w:val="0"/>
          <w:marBottom w:val="0"/>
          <w:divBdr>
            <w:top w:val="none" w:sz="0" w:space="0" w:color="auto"/>
            <w:left w:val="none" w:sz="0" w:space="0" w:color="auto"/>
            <w:bottom w:val="none" w:sz="0" w:space="0" w:color="auto"/>
            <w:right w:val="none" w:sz="0" w:space="0" w:color="auto"/>
          </w:divBdr>
        </w:div>
        <w:div w:id="934049934">
          <w:marLeft w:val="640"/>
          <w:marRight w:val="0"/>
          <w:marTop w:val="0"/>
          <w:marBottom w:val="0"/>
          <w:divBdr>
            <w:top w:val="none" w:sz="0" w:space="0" w:color="auto"/>
            <w:left w:val="none" w:sz="0" w:space="0" w:color="auto"/>
            <w:bottom w:val="none" w:sz="0" w:space="0" w:color="auto"/>
            <w:right w:val="none" w:sz="0" w:space="0" w:color="auto"/>
          </w:divBdr>
        </w:div>
        <w:div w:id="1006395797">
          <w:marLeft w:val="640"/>
          <w:marRight w:val="0"/>
          <w:marTop w:val="0"/>
          <w:marBottom w:val="0"/>
          <w:divBdr>
            <w:top w:val="none" w:sz="0" w:space="0" w:color="auto"/>
            <w:left w:val="none" w:sz="0" w:space="0" w:color="auto"/>
            <w:bottom w:val="none" w:sz="0" w:space="0" w:color="auto"/>
            <w:right w:val="none" w:sz="0" w:space="0" w:color="auto"/>
          </w:divBdr>
        </w:div>
        <w:div w:id="1015038803">
          <w:marLeft w:val="640"/>
          <w:marRight w:val="0"/>
          <w:marTop w:val="0"/>
          <w:marBottom w:val="0"/>
          <w:divBdr>
            <w:top w:val="none" w:sz="0" w:space="0" w:color="auto"/>
            <w:left w:val="none" w:sz="0" w:space="0" w:color="auto"/>
            <w:bottom w:val="none" w:sz="0" w:space="0" w:color="auto"/>
            <w:right w:val="none" w:sz="0" w:space="0" w:color="auto"/>
          </w:divBdr>
        </w:div>
        <w:div w:id="1185631985">
          <w:marLeft w:val="640"/>
          <w:marRight w:val="0"/>
          <w:marTop w:val="0"/>
          <w:marBottom w:val="0"/>
          <w:divBdr>
            <w:top w:val="none" w:sz="0" w:space="0" w:color="auto"/>
            <w:left w:val="none" w:sz="0" w:space="0" w:color="auto"/>
            <w:bottom w:val="none" w:sz="0" w:space="0" w:color="auto"/>
            <w:right w:val="none" w:sz="0" w:space="0" w:color="auto"/>
          </w:divBdr>
        </w:div>
        <w:div w:id="1343438580">
          <w:marLeft w:val="640"/>
          <w:marRight w:val="0"/>
          <w:marTop w:val="0"/>
          <w:marBottom w:val="0"/>
          <w:divBdr>
            <w:top w:val="none" w:sz="0" w:space="0" w:color="auto"/>
            <w:left w:val="none" w:sz="0" w:space="0" w:color="auto"/>
            <w:bottom w:val="none" w:sz="0" w:space="0" w:color="auto"/>
            <w:right w:val="none" w:sz="0" w:space="0" w:color="auto"/>
          </w:divBdr>
        </w:div>
        <w:div w:id="1344671905">
          <w:marLeft w:val="640"/>
          <w:marRight w:val="0"/>
          <w:marTop w:val="0"/>
          <w:marBottom w:val="0"/>
          <w:divBdr>
            <w:top w:val="none" w:sz="0" w:space="0" w:color="auto"/>
            <w:left w:val="none" w:sz="0" w:space="0" w:color="auto"/>
            <w:bottom w:val="none" w:sz="0" w:space="0" w:color="auto"/>
            <w:right w:val="none" w:sz="0" w:space="0" w:color="auto"/>
          </w:divBdr>
        </w:div>
        <w:div w:id="1372262475">
          <w:marLeft w:val="640"/>
          <w:marRight w:val="0"/>
          <w:marTop w:val="0"/>
          <w:marBottom w:val="0"/>
          <w:divBdr>
            <w:top w:val="none" w:sz="0" w:space="0" w:color="auto"/>
            <w:left w:val="none" w:sz="0" w:space="0" w:color="auto"/>
            <w:bottom w:val="none" w:sz="0" w:space="0" w:color="auto"/>
            <w:right w:val="none" w:sz="0" w:space="0" w:color="auto"/>
          </w:divBdr>
        </w:div>
        <w:div w:id="1550679946">
          <w:marLeft w:val="640"/>
          <w:marRight w:val="0"/>
          <w:marTop w:val="0"/>
          <w:marBottom w:val="0"/>
          <w:divBdr>
            <w:top w:val="none" w:sz="0" w:space="0" w:color="auto"/>
            <w:left w:val="none" w:sz="0" w:space="0" w:color="auto"/>
            <w:bottom w:val="none" w:sz="0" w:space="0" w:color="auto"/>
            <w:right w:val="none" w:sz="0" w:space="0" w:color="auto"/>
          </w:divBdr>
        </w:div>
        <w:div w:id="2114350526">
          <w:marLeft w:val="640"/>
          <w:marRight w:val="0"/>
          <w:marTop w:val="0"/>
          <w:marBottom w:val="0"/>
          <w:divBdr>
            <w:top w:val="none" w:sz="0" w:space="0" w:color="auto"/>
            <w:left w:val="none" w:sz="0" w:space="0" w:color="auto"/>
            <w:bottom w:val="none" w:sz="0" w:space="0" w:color="auto"/>
            <w:right w:val="none" w:sz="0" w:space="0" w:color="auto"/>
          </w:divBdr>
        </w:div>
      </w:divsChild>
    </w:div>
    <w:div w:id="909316964">
      <w:bodyDiv w:val="1"/>
      <w:marLeft w:val="0"/>
      <w:marRight w:val="0"/>
      <w:marTop w:val="0"/>
      <w:marBottom w:val="0"/>
      <w:divBdr>
        <w:top w:val="none" w:sz="0" w:space="0" w:color="auto"/>
        <w:left w:val="none" w:sz="0" w:space="0" w:color="auto"/>
        <w:bottom w:val="none" w:sz="0" w:space="0" w:color="auto"/>
        <w:right w:val="none" w:sz="0" w:space="0" w:color="auto"/>
      </w:divBdr>
    </w:div>
    <w:div w:id="947783284">
      <w:bodyDiv w:val="1"/>
      <w:marLeft w:val="0"/>
      <w:marRight w:val="0"/>
      <w:marTop w:val="0"/>
      <w:marBottom w:val="0"/>
      <w:divBdr>
        <w:top w:val="none" w:sz="0" w:space="0" w:color="auto"/>
        <w:left w:val="none" w:sz="0" w:space="0" w:color="auto"/>
        <w:bottom w:val="none" w:sz="0" w:space="0" w:color="auto"/>
        <w:right w:val="none" w:sz="0" w:space="0" w:color="auto"/>
      </w:divBdr>
    </w:div>
    <w:div w:id="972175834">
      <w:bodyDiv w:val="1"/>
      <w:marLeft w:val="0"/>
      <w:marRight w:val="0"/>
      <w:marTop w:val="0"/>
      <w:marBottom w:val="0"/>
      <w:divBdr>
        <w:top w:val="none" w:sz="0" w:space="0" w:color="auto"/>
        <w:left w:val="none" w:sz="0" w:space="0" w:color="auto"/>
        <w:bottom w:val="none" w:sz="0" w:space="0" w:color="auto"/>
        <w:right w:val="none" w:sz="0" w:space="0" w:color="auto"/>
      </w:divBdr>
    </w:div>
    <w:div w:id="1213687543">
      <w:bodyDiv w:val="1"/>
      <w:marLeft w:val="0"/>
      <w:marRight w:val="0"/>
      <w:marTop w:val="0"/>
      <w:marBottom w:val="0"/>
      <w:divBdr>
        <w:top w:val="none" w:sz="0" w:space="0" w:color="auto"/>
        <w:left w:val="none" w:sz="0" w:space="0" w:color="auto"/>
        <w:bottom w:val="none" w:sz="0" w:space="0" w:color="auto"/>
        <w:right w:val="none" w:sz="0" w:space="0" w:color="auto"/>
      </w:divBdr>
      <w:divsChild>
        <w:div w:id="23752899">
          <w:marLeft w:val="640"/>
          <w:marRight w:val="0"/>
          <w:marTop w:val="0"/>
          <w:marBottom w:val="0"/>
          <w:divBdr>
            <w:top w:val="none" w:sz="0" w:space="0" w:color="auto"/>
            <w:left w:val="none" w:sz="0" w:space="0" w:color="auto"/>
            <w:bottom w:val="none" w:sz="0" w:space="0" w:color="auto"/>
            <w:right w:val="none" w:sz="0" w:space="0" w:color="auto"/>
          </w:divBdr>
        </w:div>
        <w:div w:id="46074809">
          <w:marLeft w:val="640"/>
          <w:marRight w:val="0"/>
          <w:marTop w:val="0"/>
          <w:marBottom w:val="0"/>
          <w:divBdr>
            <w:top w:val="none" w:sz="0" w:space="0" w:color="auto"/>
            <w:left w:val="none" w:sz="0" w:space="0" w:color="auto"/>
            <w:bottom w:val="none" w:sz="0" w:space="0" w:color="auto"/>
            <w:right w:val="none" w:sz="0" w:space="0" w:color="auto"/>
          </w:divBdr>
        </w:div>
        <w:div w:id="69621135">
          <w:marLeft w:val="640"/>
          <w:marRight w:val="0"/>
          <w:marTop w:val="0"/>
          <w:marBottom w:val="0"/>
          <w:divBdr>
            <w:top w:val="none" w:sz="0" w:space="0" w:color="auto"/>
            <w:left w:val="none" w:sz="0" w:space="0" w:color="auto"/>
            <w:bottom w:val="none" w:sz="0" w:space="0" w:color="auto"/>
            <w:right w:val="none" w:sz="0" w:space="0" w:color="auto"/>
          </w:divBdr>
        </w:div>
        <w:div w:id="556866007">
          <w:marLeft w:val="640"/>
          <w:marRight w:val="0"/>
          <w:marTop w:val="0"/>
          <w:marBottom w:val="0"/>
          <w:divBdr>
            <w:top w:val="none" w:sz="0" w:space="0" w:color="auto"/>
            <w:left w:val="none" w:sz="0" w:space="0" w:color="auto"/>
            <w:bottom w:val="none" w:sz="0" w:space="0" w:color="auto"/>
            <w:right w:val="none" w:sz="0" w:space="0" w:color="auto"/>
          </w:divBdr>
        </w:div>
        <w:div w:id="639464273">
          <w:marLeft w:val="640"/>
          <w:marRight w:val="0"/>
          <w:marTop w:val="0"/>
          <w:marBottom w:val="0"/>
          <w:divBdr>
            <w:top w:val="none" w:sz="0" w:space="0" w:color="auto"/>
            <w:left w:val="none" w:sz="0" w:space="0" w:color="auto"/>
            <w:bottom w:val="none" w:sz="0" w:space="0" w:color="auto"/>
            <w:right w:val="none" w:sz="0" w:space="0" w:color="auto"/>
          </w:divBdr>
        </w:div>
        <w:div w:id="923883791">
          <w:marLeft w:val="640"/>
          <w:marRight w:val="0"/>
          <w:marTop w:val="0"/>
          <w:marBottom w:val="0"/>
          <w:divBdr>
            <w:top w:val="none" w:sz="0" w:space="0" w:color="auto"/>
            <w:left w:val="none" w:sz="0" w:space="0" w:color="auto"/>
            <w:bottom w:val="none" w:sz="0" w:space="0" w:color="auto"/>
            <w:right w:val="none" w:sz="0" w:space="0" w:color="auto"/>
          </w:divBdr>
        </w:div>
        <w:div w:id="1044136293">
          <w:marLeft w:val="640"/>
          <w:marRight w:val="0"/>
          <w:marTop w:val="0"/>
          <w:marBottom w:val="0"/>
          <w:divBdr>
            <w:top w:val="none" w:sz="0" w:space="0" w:color="auto"/>
            <w:left w:val="none" w:sz="0" w:space="0" w:color="auto"/>
            <w:bottom w:val="none" w:sz="0" w:space="0" w:color="auto"/>
            <w:right w:val="none" w:sz="0" w:space="0" w:color="auto"/>
          </w:divBdr>
        </w:div>
        <w:div w:id="1049382709">
          <w:marLeft w:val="640"/>
          <w:marRight w:val="0"/>
          <w:marTop w:val="0"/>
          <w:marBottom w:val="0"/>
          <w:divBdr>
            <w:top w:val="none" w:sz="0" w:space="0" w:color="auto"/>
            <w:left w:val="none" w:sz="0" w:space="0" w:color="auto"/>
            <w:bottom w:val="none" w:sz="0" w:space="0" w:color="auto"/>
            <w:right w:val="none" w:sz="0" w:space="0" w:color="auto"/>
          </w:divBdr>
        </w:div>
        <w:div w:id="1060978637">
          <w:marLeft w:val="640"/>
          <w:marRight w:val="0"/>
          <w:marTop w:val="0"/>
          <w:marBottom w:val="0"/>
          <w:divBdr>
            <w:top w:val="none" w:sz="0" w:space="0" w:color="auto"/>
            <w:left w:val="none" w:sz="0" w:space="0" w:color="auto"/>
            <w:bottom w:val="none" w:sz="0" w:space="0" w:color="auto"/>
            <w:right w:val="none" w:sz="0" w:space="0" w:color="auto"/>
          </w:divBdr>
        </w:div>
        <w:div w:id="1185368688">
          <w:marLeft w:val="640"/>
          <w:marRight w:val="0"/>
          <w:marTop w:val="0"/>
          <w:marBottom w:val="0"/>
          <w:divBdr>
            <w:top w:val="none" w:sz="0" w:space="0" w:color="auto"/>
            <w:left w:val="none" w:sz="0" w:space="0" w:color="auto"/>
            <w:bottom w:val="none" w:sz="0" w:space="0" w:color="auto"/>
            <w:right w:val="none" w:sz="0" w:space="0" w:color="auto"/>
          </w:divBdr>
        </w:div>
        <w:div w:id="1188131844">
          <w:marLeft w:val="640"/>
          <w:marRight w:val="0"/>
          <w:marTop w:val="0"/>
          <w:marBottom w:val="0"/>
          <w:divBdr>
            <w:top w:val="none" w:sz="0" w:space="0" w:color="auto"/>
            <w:left w:val="none" w:sz="0" w:space="0" w:color="auto"/>
            <w:bottom w:val="none" w:sz="0" w:space="0" w:color="auto"/>
            <w:right w:val="none" w:sz="0" w:space="0" w:color="auto"/>
          </w:divBdr>
        </w:div>
        <w:div w:id="1206331681">
          <w:marLeft w:val="640"/>
          <w:marRight w:val="0"/>
          <w:marTop w:val="0"/>
          <w:marBottom w:val="0"/>
          <w:divBdr>
            <w:top w:val="none" w:sz="0" w:space="0" w:color="auto"/>
            <w:left w:val="none" w:sz="0" w:space="0" w:color="auto"/>
            <w:bottom w:val="none" w:sz="0" w:space="0" w:color="auto"/>
            <w:right w:val="none" w:sz="0" w:space="0" w:color="auto"/>
          </w:divBdr>
        </w:div>
        <w:div w:id="1288778729">
          <w:marLeft w:val="640"/>
          <w:marRight w:val="0"/>
          <w:marTop w:val="0"/>
          <w:marBottom w:val="0"/>
          <w:divBdr>
            <w:top w:val="none" w:sz="0" w:space="0" w:color="auto"/>
            <w:left w:val="none" w:sz="0" w:space="0" w:color="auto"/>
            <w:bottom w:val="none" w:sz="0" w:space="0" w:color="auto"/>
            <w:right w:val="none" w:sz="0" w:space="0" w:color="auto"/>
          </w:divBdr>
        </w:div>
        <w:div w:id="1476216461">
          <w:marLeft w:val="640"/>
          <w:marRight w:val="0"/>
          <w:marTop w:val="0"/>
          <w:marBottom w:val="0"/>
          <w:divBdr>
            <w:top w:val="none" w:sz="0" w:space="0" w:color="auto"/>
            <w:left w:val="none" w:sz="0" w:space="0" w:color="auto"/>
            <w:bottom w:val="none" w:sz="0" w:space="0" w:color="auto"/>
            <w:right w:val="none" w:sz="0" w:space="0" w:color="auto"/>
          </w:divBdr>
        </w:div>
        <w:div w:id="1573999663">
          <w:marLeft w:val="640"/>
          <w:marRight w:val="0"/>
          <w:marTop w:val="0"/>
          <w:marBottom w:val="0"/>
          <w:divBdr>
            <w:top w:val="none" w:sz="0" w:space="0" w:color="auto"/>
            <w:left w:val="none" w:sz="0" w:space="0" w:color="auto"/>
            <w:bottom w:val="none" w:sz="0" w:space="0" w:color="auto"/>
            <w:right w:val="none" w:sz="0" w:space="0" w:color="auto"/>
          </w:divBdr>
        </w:div>
        <w:div w:id="1606421448">
          <w:marLeft w:val="640"/>
          <w:marRight w:val="0"/>
          <w:marTop w:val="0"/>
          <w:marBottom w:val="0"/>
          <w:divBdr>
            <w:top w:val="none" w:sz="0" w:space="0" w:color="auto"/>
            <w:left w:val="none" w:sz="0" w:space="0" w:color="auto"/>
            <w:bottom w:val="none" w:sz="0" w:space="0" w:color="auto"/>
            <w:right w:val="none" w:sz="0" w:space="0" w:color="auto"/>
          </w:divBdr>
        </w:div>
        <w:div w:id="1628509127">
          <w:marLeft w:val="640"/>
          <w:marRight w:val="0"/>
          <w:marTop w:val="0"/>
          <w:marBottom w:val="0"/>
          <w:divBdr>
            <w:top w:val="none" w:sz="0" w:space="0" w:color="auto"/>
            <w:left w:val="none" w:sz="0" w:space="0" w:color="auto"/>
            <w:bottom w:val="none" w:sz="0" w:space="0" w:color="auto"/>
            <w:right w:val="none" w:sz="0" w:space="0" w:color="auto"/>
          </w:divBdr>
        </w:div>
        <w:div w:id="1629631116">
          <w:marLeft w:val="640"/>
          <w:marRight w:val="0"/>
          <w:marTop w:val="0"/>
          <w:marBottom w:val="0"/>
          <w:divBdr>
            <w:top w:val="none" w:sz="0" w:space="0" w:color="auto"/>
            <w:left w:val="none" w:sz="0" w:space="0" w:color="auto"/>
            <w:bottom w:val="none" w:sz="0" w:space="0" w:color="auto"/>
            <w:right w:val="none" w:sz="0" w:space="0" w:color="auto"/>
          </w:divBdr>
        </w:div>
        <w:div w:id="2032102584">
          <w:marLeft w:val="640"/>
          <w:marRight w:val="0"/>
          <w:marTop w:val="0"/>
          <w:marBottom w:val="0"/>
          <w:divBdr>
            <w:top w:val="none" w:sz="0" w:space="0" w:color="auto"/>
            <w:left w:val="none" w:sz="0" w:space="0" w:color="auto"/>
            <w:bottom w:val="none" w:sz="0" w:space="0" w:color="auto"/>
            <w:right w:val="none" w:sz="0" w:space="0" w:color="auto"/>
          </w:divBdr>
        </w:div>
        <w:div w:id="2069186885">
          <w:marLeft w:val="640"/>
          <w:marRight w:val="0"/>
          <w:marTop w:val="0"/>
          <w:marBottom w:val="0"/>
          <w:divBdr>
            <w:top w:val="none" w:sz="0" w:space="0" w:color="auto"/>
            <w:left w:val="none" w:sz="0" w:space="0" w:color="auto"/>
            <w:bottom w:val="none" w:sz="0" w:space="0" w:color="auto"/>
            <w:right w:val="none" w:sz="0" w:space="0" w:color="auto"/>
          </w:divBdr>
        </w:div>
      </w:divsChild>
    </w:div>
    <w:div w:id="1238248175">
      <w:bodyDiv w:val="1"/>
      <w:marLeft w:val="0"/>
      <w:marRight w:val="0"/>
      <w:marTop w:val="0"/>
      <w:marBottom w:val="0"/>
      <w:divBdr>
        <w:top w:val="none" w:sz="0" w:space="0" w:color="auto"/>
        <w:left w:val="none" w:sz="0" w:space="0" w:color="auto"/>
        <w:bottom w:val="none" w:sz="0" w:space="0" w:color="auto"/>
        <w:right w:val="none" w:sz="0" w:space="0" w:color="auto"/>
      </w:divBdr>
      <w:divsChild>
        <w:div w:id="7949388">
          <w:marLeft w:val="640"/>
          <w:marRight w:val="0"/>
          <w:marTop w:val="0"/>
          <w:marBottom w:val="0"/>
          <w:divBdr>
            <w:top w:val="none" w:sz="0" w:space="0" w:color="auto"/>
            <w:left w:val="none" w:sz="0" w:space="0" w:color="auto"/>
            <w:bottom w:val="none" w:sz="0" w:space="0" w:color="auto"/>
            <w:right w:val="none" w:sz="0" w:space="0" w:color="auto"/>
          </w:divBdr>
        </w:div>
        <w:div w:id="90928998">
          <w:marLeft w:val="640"/>
          <w:marRight w:val="0"/>
          <w:marTop w:val="0"/>
          <w:marBottom w:val="0"/>
          <w:divBdr>
            <w:top w:val="none" w:sz="0" w:space="0" w:color="auto"/>
            <w:left w:val="none" w:sz="0" w:space="0" w:color="auto"/>
            <w:bottom w:val="none" w:sz="0" w:space="0" w:color="auto"/>
            <w:right w:val="none" w:sz="0" w:space="0" w:color="auto"/>
          </w:divBdr>
        </w:div>
        <w:div w:id="210651709">
          <w:marLeft w:val="640"/>
          <w:marRight w:val="0"/>
          <w:marTop w:val="0"/>
          <w:marBottom w:val="0"/>
          <w:divBdr>
            <w:top w:val="none" w:sz="0" w:space="0" w:color="auto"/>
            <w:left w:val="none" w:sz="0" w:space="0" w:color="auto"/>
            <w:bottom w:val="none" w:sz="0" w:space="0" w:color="auto"/>
            <w:right w:val="none" w:sz="0" w:space="0" w:color="auto"/>
          </w:divBdr>
        </w:div>
        <w:div w:id="290326271">
          <w:marLeft w:val="640"/>
          <w:marRight w:val="0"/>
          <w:marTop w:val="0"/>
          <w:marBottom w:val="0"/>
          <w:divBdr>
            <w:top w:val="none" w:sz="0" w:space="0" w:color="auto"/>
            <w:left w:val="none" w:sz="0" w:space="0" w:color="auto"/>
            <w:bottom w:val="none" w:sz="0" w:space="0" w:color="auto"/>
            <w:right w:val="none" w:sz="0" w:space="0" w:color="auto"/>
          </w:divBdr>
        </w:div>
        <w:div w:id="343435961">
          <w:marLeft w:val="640"/>
          <w:marRight w:val="0"/>
          <w:marTop w:val="0"/>
          <w:marBottom w:val="0"/>
          <w:divBdr>
            <w:top w:val="none" w:sz="0" w:space="0" w:color="auto"/>
            <w:left w:val="none" w:sz="0" w:space="0" w:color="auto"/>
            <w:bottom w:val="none" w:sz="0" w:space="0" w:color="auto"/>
            <w:right w:val="none" w:sz="0" w:space="0" w:color="auto"/>
          </w:divBdr>
        </w:div>
        <w:div w:id="361587771">
          <w:marLeft w:val="640"/>
          <w:marRight w:val="0"/>
          <w:marTop w:val="0"/>
          <w:marBottom w:val="0"/>
          <w:divBdr>
            <w:top w:val="none" w:sz="0" w:space="0" w:color="auto"/>
            <w:left w:val="none" w:sz="0" w:space="0" w:color="auto"/>
            <w:bottom w:val="none" w:sz="0" w:space="0" w:color="auto"/>
            <w:right w:val="none" w:sz="0" w:space="0" w:color="auto"/>
          </w:divBdr>
        </w:div>
        <w:div w:id="518859925">
          <w:marLeft w:val="640"/>
          <w:marRight w:val="0"/>
          <w:marTop w:val="0"/>
          <w:marBottom w:val="0"/>
          <w:divBdr>
            <w:top w:val="none" w:sz="0" w:space="0" w:color="auto"/>
            <w:left w:val="none" w:sz="0" w:space="0" w:color="auto"/>
            <w:bottom w:val="none" w:sz="0" w:space="0" w:color="auto"/>
            <w:right w:val="none" w:sz="0" w:space="0" w:color="auto"/>
          </w:divBdr>
        </w:div>
        <w:div w:id="661860591">
          <w:marLeft w:val="640"/>
          <w:marRight w:val="0"/>
          <w:marTop w:val="0"/>
          <w:marBottom w:val="0"/>
          <w:divBdr>
            <w:top w:val="none" w:sz="0" w:space="0" w:color="auto"/>
            <w:left w:val="none" w:sz="0" w:space="0" w:color="auto"/>
            <w:bottom w:val="none" w:sz="0" w:space="0" w:color="auto"/>
            <w:right w:val="none" w:sz="0" w:space="0" w:color="auto"/>
          </w:divBdr>
        </w:div>
        <w:div w:id="777675541">
          <w:marLeft w:val="640"/>
          <w:marRight w:val="0"/>
          <w:marTop w:val="0"/>
          <w:marBottom w:val="0"/>
          <w:divBdr>
            <w:top w:val="none" w:sz="0" w:space="0" w:color="auto"/>
            <w:left w:val="none" w:sz="0" w:space="0" w:color="auto"/>
            <w:bottom w:val="none" w:sz="0" w:space="0" w:color="auto"/>
            <w:right w:val="none" w:sz="0" w:space="0" w:color="auto"/>
          </w:divBdr>
        </w:div>
        <w:div w:id="859853526">
          <w:marLeft w:val="640"/>
          <w:marRight w:val="0"/>
          <w:marTop w:val="0"/>
          <w:marBottom w:val="0"/>
          <w:divBdr>
            <w:top w:val="none" w:sz="0" w:space="0" w:color="auto"/>
            <w:left w:val="none" w:sz="0" w:space="0" w:color="auto"/>
            <w:bottom w:val="none" w:sz="0" w:space="0" w:color="auto"/>
            <w:right w:val="none" w:sz="0" w:space="0" w:color="auto"/>
          </w:divBdr>
        </w:div>
        <w:div w:id="1062631012">
          <w:marLeft w:val="640"/>
          <w:marRight w:val="0"/>
          <w:marTop w:val="0"/>
          <w:marBottom w:val="0"/>
          <w:divBdr>
            <w:top w:val="none" w:sz="0" w:space="0" w:color="auto"/>
            <w:left w:val="none" w:sz="0" w:space="0" w:color="auto"/>
            <w:bottom w:val="none" w:sz="0" w:space="0" w:color="auto"/>
            <w:right w:val="none" w:sz="0" w:space="0" w:color="auto"/>
          </w:divBdr>
        </w:div>
        <w:div w:id="1118573663">
          <w:marLeft w:val="640"/>
          <w:marRight w:val="0"/>
          <w:marTop w:val="0"/>
          <w:marBottom w:val="0"/>
          <w:divBdr>
            <w:top w:val="none" w:sz="0" w:space="0" w:color="auto"/>
            <w:left w:val="none" w:sz="0" w:space="0" w:color="auto"/>
            <w:bottom w:val="none" w:sz="0" w:space="0" w:color="auto"/>
            <w:right w:val="none" w:sz="0" w:space="0" w:color="auto"/>
          </w:divBdr>
        </w:div>
        <w:div w:id="1227111526">
          <w:marLeft w:val="640"/>
          <w:marRight w:val="0"/>
          <w:marTop w:val="0"/>
          <w:marBottom w:val="0"/>
          <w:divBdr>
            <w:top w:val="none" w:sz="0" w:space="0" w:color="auto"/>
            <w:left w:val="none" w:sz="0" w:space="0" w:color="auto"/>
            <w:bottom w:val="none" w:sz="0" w:space="0" w:color="auto"/>
            <w:right w:val="none" w:sz="0" w:space="0" w:color="auto"/>
          </w:divBdr>
        </w:div>
        <w:div w:id="1356808728">
          <w:marLeft w:val="640"/>
          <w:marRight w:val="0"/>
          <w:marTop w:val="0"/>
          <w:marBottom w:val="0"/>
          <w:divBdr>
            <w:top w:val="none" w:sz="0" w:space="0" w:color="auto"/>
            <w:left w:val="none" w:sz="0" w:space="0" w:color="auto"/>
            <w:bottom w:val="none" w:sz="0" w:space="0" w:color="auto"/>
            <w:right w:val="none" w:sz="0" w:space="0" w:color="auto"/>
          </w:divBdr>
        </w:div>
        <w:div w:id="1540774065">
          <w:marLeft w:val="640"/>
          <w:marRight w:val="0"/>
          <w:marTop w:val="0"/>
          <w:marBottom w:val="0"/>
          <w:divBdr>
            <w:top w:val="none" w:sz="0" w:space="0" w:color="auto"/>
            <w:left w:val="none" w:sz="0" w:space="0" w:color="auto"/>
            <w:bottom w:val="none" w:sz="0" w:space="0" w:color="auto"/>
            <w:right w:val="none" w:sz="0" w:space="0" w:color="auto"/>
          </w:divBdr>
        </w:div>
        <w:div w:id="1604220157">
          <w:marLeft w:val="640"/>
          <w:marRight w:val="0"/>
          <w:marTop w:val="0"/>
          <w:marBottom w:val="0"/>
          <w:divBdr>
            <w:top w:val="none" w:sz="0" w:space="0" w:color="auto"/>
            <w:left w:val="none" w:sz="0" w:space="0" w:color="auto"/>
            <w:bottom w:val="none" w:sz="0" w:space="0" w:color="auto"/>
            <w:right w:val="none" w:sz="0" w:space="0" w:color="auto"/>
          </w:divBdr>
        </w:div>
        <w:div w:id="1718504034">
          <w:marLeft w:val="640"/>
          <w:marRight w:val="0"/>
          <w:marTop w:val="0"/>
          <w:marBottom w:val="0"/>
          <w:divBdr>
            <w:top w:val="none" w:sz="0" w:space="0" w:color="auto"/>
            <w:left w:val="none" w:sz="0" w:space="0" w:color="auto"/>
            <w:bottom w:val="none" w:sz="0" w:space="0" w:color="auto"/>
            <w:right w:val="none" w:sz="0" w:space="0" w:color="auto"/>
          </w:divBdr>
        </w:div>
        <w:div w:id="1774402944">
          <w:marLeft w:val="640"/>
          <w:marRight w:val="0"/>
          <w:marTop w:val="0"/>
          <w:marBottom w:val="0"/>
          <w:divBdr>
            <w:top w:val="none" w:sz="0" w:space="0" w:color="auto"/>
            <w:left w:val="none" w:sz="0" w:space="0" w:color="auto"/>
            <w:bottom w:val="none" w:sz="0" w:space="0" w:color="auto"/>
            <w:right w:val="none" w:sz="0" w:space="0" w:color="auto"/>
          </w:divBdr>
        </w:div>
        <w:div w:id="1888948281">
          <w:marLeft w:val="640"/>
          <w:marRight w:val="0"/>
          <w:marTop w:val="0"/>
          <w:marBottom w:val="0"/>
          <w:divBdr>
            <w:top w:val="none" w:sz="0" w:space="0" w:color="auto"/>
            <w:left w:val="none" w:sz="0" w:space="0" w:color="auto"/>
            <w:bottom w:val="none" w:sz="0" w:space="0" w:color="auto"/>
            <w:right w:val="none" w:sz="0" w:space="0" w:color="auto"/>
          </w:divBdr>
        </w:div>
        <w:div w:id="2122988725">
          <w:marLeft w:val="640"/>
          <w:marRight w:val="0"/>
          <w:marTop w:val="0"/>
          <w:marBottom w:val="0"/>
          <w:divBdr>
            <w:top w:val="none" w:sz="0" w:space="0" w:color="auto"/>
            <w:left w:val="none" w:sz="0" w:space="0" w:color="auto"/>
            <w:bottom w:val="none" w:sz="0" w:space="0" w:color="auto"/>
            <w:right w:val="none" w:sz="0" w:space="0" w:color="auto"/>
          </w:divBdr>
        </w:div>
      </w:divsChild>
    </w:div>
    <w:div w:id="1255359430">
      <w:bodyDiv w:val="1"/>
      <w:marLeft w:val="0"/>
      <w:marRight w:val="0"/>
      <w:marTop w:val="0"/>
      <w:marBottom w:val="0"/>
      <w:divBdr>
        <w:top w:val="none" w:sz="0" w:space="0" w:color="auto"/>
        <w:left w:val="none" w:sz="0" w:space="0" w:color="auto"/>
        <w:bottom w:val="none" w:sz="0" w:space="0" w:color="auto"/>
        <w:right w:val="none" w:sz="0" w:space="0" w:color="auto"/>
      </w:divBdr>
    </w:div>
    <w:div w:id="1268931943">
      <w:bodyDiv w:val="1"/>
      <w:marLeft w:val="0"/>
      <w:marRight w:val="0"/>
      <w:marTop w:val="0"/>
      <w:marBottom w:val="0"/>
      <w:divBdr>
        <w:top w:val="none" w:sz="0" w:space="0" w:color="auto"/>
        <w:left w:val="none" w:sz="0" w:space="0" w:color="auto"/>
        <w:bottom w:val="none" w:sz="0" w:space="0" w:color="auto"/>
        <w:right w:val="none" w:sz="0" w:space="0" w:color="auto"/>
      </w:divBdr>
      <w:divsChild>
        <w:div w:id="406540411">
          <w:marLeft w:val="640"/>
          <w:marRight w:val="0"/>
          <w:marTop w:val="0"/>
          <w:marBottom w:val="0"/>
          <w:divBdr>
            <w:top w:val="none" w:sz="0" w:space="0" w:color="auto"/>
            <w:left w:val="none" w:sz="0" w:space="0" w:color="auto"/>
            <w:bottom w:val="none" w:sz="0" w:space="0" w:color="auto"/>
            <w:right w:val="none" w:sz="0" w:space="0" w:color="auto"/>
          </w:divBdr>
        </w:div>
        <w:div w:id="410466341">
          <w:marLeft w:val="640"/>
          <w:marRight w:val="0"/>
          <w:marTop w:val="0"/>
          <w:marBottom w:val="0"/>
          <w:divBdr>
            <w:top w:val="none" w:sz="0" w:space="0" w:color="auto"/>
            <w:left w:val="none" w:sz="0" w:space="0" w:color="auto"/>
            <w:bottom w:val="none" w:sz="0" w:space="0" w:color="auto"/>
            <w:right w:val="none" w:sz="0" w:space="0" w:color="auto"/>
          </w:divBdr>
        </w:div>
        <w:div w:id="475296049">
          <w:marLeft w:val="640"/>
          <w:marRight w:val="0"/>
          <w:marTop w:val="0"/>
          <w:marBottom w:val="0"/>
          <w:divBdr>
            <w:top w:val="none" w:sz="0" w:space="0" w:color="auto"/>
            <w:left w:val="none" w:sz="0" w:space="0" w:color="auto"/>
            <w:bottom w:val="none" w:sz="0" w:space="0" w:color="auto"/>
            <w:right w:val="none" w:sz="0" w:space="0" w:color="auto"/>
          </w:divBdr>
        </w:div>
        <w:div w:id="567804559">
          <w:marLeft w:val="640"/>
          <w:marRight w:val="0"/>
          <w:marTop w:val="0"/>
          <w:marBottom w:val="0"/>
          <w:divBdr>
            <w:top w:val="none" w:sz="0" w:space="0" w:color="auto"/>
            <w:left w:val="none" w:sz="0" w:space="0" w:color="auto"/>
            <w:bottom w:val="none" w:sz="0" w:space="0" w:color="auto"/>
            <w:right w:val="none" w:sz="0" w:space="0" w:color="auto"/>
          </w:divBdr>
        </w:div>
        <w:div w:id="580335351">
          <w:marLeft w:val="640"/>
          <w:marRight w:val="0"/>
          <w:marTop w:val="0"/>
          <w:marBottom w:val="0"/>
          <w:divBdr>
            <w:top w:val="none" w:sz="0" w:space="0" w:color="auto"/>
            <w:left w:val="none" w:sz="0" w:space="0" w:color="auto"/>
            <w:bottom w:val="none" w:sz="0" w:space="0" w:color="auto"/>
            <w:right w:val="none" w:sz="0" w:space="0" w:color="auto"/>
          </w:divBdr>
        </w:div>
        <w:div w:id="734930894">
          <w:marLeft w:val="640"/>
          <w:marRight w:val="0"/>
          <w:marTop w:val="0"/>
          <w:marBottom w:val="0"/>
          <w:divBdr>
            <w:top w:val="none" w:sz="0" w:space="0" w:color="auto"/>
            <w:left w:val="none" w:sz="0" w:space="0" w:color="auto"/>
            <w:bottom w:val="none" w:sz="0" w:space="0" w:color="auto"/>
            <w:right w:val="none" w:sz="0" w:space="0" w:color="auto"/>
          </w:divBdr>
        </w:div>
        <w:div w:id="756947147">
          <w:marLeft w:val="640"/>
          <w:marRight w:val="0"/>
          <w:marTop w:val="0"/>
          <w:marBottom w:val="0"/>
          <w:divBdr>
            <w:top w:val="none" w:sz="0" w:space="0" w:color="auto"/>
            <w:left w:val="none" w:sz="0" w:space="0" w:color="auto"/>
            <w:bottom w:val="none" w:sz="0" w:space="0" w:color="auto"/>
            <w:right w:val="none" w:sz="0" w:space="0" w:color="auto"/>
          </w:divBdr>
        </w:div>
        <w:div w:id="802232126">
          <w:marLeft w:val="640"/>
          <w:marRight w:val="0"/>
          <w:marTop w:val="0"/>
          <w:marBottom w:val="0"/>
          <w:divBdr>
            <w:top w:val="none" w:sz="0" w:space="0" w:color="auto"/>
            <w:left w:val="none" w:sz="0" w:space="0" w:color="auto"/>
            <w:bottom w:val="none" w:sz="0" w:space="0" w:color="auto"/>
            <w:right w:val="none" w:sz="0" w:space="0" w:color="auto"/>
          </w:divBdr>
        </w:div>
        <w:div w:id="859705453">
          <w:marLeft w:val="640"/>
          <w:marRight w:val="0"/>
          <w:marTop w:val="0"/>
          <w:marBottom w:val="0"/>
          <w:divBdr>
            <w:top w:val="none" w:sz="0" w:space="0" w:color="auto"/>
            <w:left w:val="none" w:sz="0" w:space="0" w:color="auto"/>
            <w:bottom w:val="none" w:sz="0" w:space="0" w:color="auto"/>
            <w:right w:val="none" w:sz="0" w:space="0" w:color="auto"/>
          </w:divBdr>
        </w:div>
        <w:div w:id="962076295">
          <w:marLeft w:val="640"/>
          <w:marRight w:val="0"/>
          <w:marTop w:val="0"/>
          <w:marBottom w:val="0"/>
          <w:divBdr>
            <w:top w:val="none" w:sz="0" w:space="0" w:color="auto"/>
            <w:left w:val="none" w:sz="0" w:space="0" w:color="auto"/>
            <w:bottom w:val="none" w:sz="0" w:space="0" w:color="auto"/>
            <w:right w:val="none" w:sz="0" w:space="0" w:color="auto"/>
          </w:divBdr>
        </w:div>
        <w:div w:id="978148137">
          <w:marLeft w:val="640"/>
          <w:marRight w:val="0"/>
          <w:marTop w:val="0"/>
          <w:marBottom w:val="0"/>
          <w:divBdr>
            <w:top w:val="none" w:sz="0" w:space="0" w:color="auto"/>
            <w:left w:val="none" w:sz="0" w:space="0" w:color="auto"/>
            <w:bottom w:val="none" w:sz="0" w:space="0" w:color="auto"/>
            <w:right w:val="none" w:sz="0" w:space="0" w:color="auto"/>
          </w:divBdr>
        </w:div>
        <w:div w:id="1064110347">
          <w:marLeft w:val="640"/>
          <w:marRight w:val="0"/>
          <w:marTop w:val="0"/>
          <w:marBottom w:val="0"/>
          <w:divBdr>
            <w:top w:val="none" w:sz="0" w:space="0" w:color="auto"/>
            <w:left w:val="none" w:sz="0" w:space="0" w:color="auto"/>
            <w:bottom w:val="none" w:sz="0" w:space="0" w:color="auto"/>
            <w:right w:val="none" w:sz="0" w:space="0" w:color="auto"/>
          </w:divBdr>
        </w:div>
        <w:div w:id="1276475282">
          <w:marLeft w:val="640"/>
          <w:marRight w:val="0"/>
          <w:marTop w:val="0"/>
          <w:marBottom w:val="0"/>
          <w:divBdr>
            <w:top w:val="none" w:sz="0" w:space="0" w:color="auto"/>
            <w:left w:val="none" w:sz="0" w:space="0" w:color="auto"/>
            <w:bottom w:val="none" w:sz="0" w:space="0" w:color="auto"/>
            <w:right w:val="none" w:sz="0" w:space="0" w:color="auto"/>
          </w:divBdr>
        </w:div>
        <w:div w:id="1361397220">
          <w:marLeft w:val="640"/>
          <w:marRight w:val="0"/>
          <w:marTop w:val="0"/>
          <w:marBottom w:val="0"/>
          <w:divBdr>
            <w:top w:val="none" w:sz="0" w:space="0" w:color="auto"/>
            <w:left w:val="none" w:sz="0" w:space="0" w:color="auto"/>
            <w:bottom w:val="none" w:sz="0" w:space="0" w:color="auto"/>
            <w:right w:val="none" w:sz="0" w:space="0" w:color="auto"/>
          </w:divBdr>
        </w:div>
        <w:div w:id="1483111160">
          <w:marLeft w:val="640"/>
          <w:marRight w:val="0"/>
          <w:marTop w:val="0"/>
          <w:marBottom w:val="0"/>
          <w:divBdr>
            <w:top w:val="none" w:sz="0" w:space="0" w:color="auto"/>
            <w:left w:val="none" w:sz="0" w:space="0" w:color="auto"/>
            <w:bottom w:val="none" w:sz="0" w:space="0" w:color="auto"/>
            <w:right w:val="none" w:sz="0" w:space="0" w:color="auto"/>
          </w:divBdr>
        </w:div>
        <w:div w:id="1509907377">
          <w:marLeft w:val="640"/>
          <w:marRight w:val="0"/>
          <w:marTop w:val="0"/>
          <w:marBottom w:val="0"/>
          <w:divBdr>
            <w:top w:val="none" w:sz="0" w:space="0" w:color="auto"/>
            <w:left w:val="none" w:sz="0" w:space="0" w:color="auto"/>
            <w:bottom w:val="none" w:sz="0" w:space="0" w:color="auto"/>
            <w:right w:val="none" w:sz="0" w:space="0" w:color="auto"/>
          </w:divBdr>
        </w:div>
        <w:div w:id="1549954361">
          <w:marLeft w:val="640"/>
          <w:marRight w:val="0"/>
          <w:marTop w:val="0"/>
          <w:marBottom w:val="0"/>
          <w:divBdr>
            <w:top w:val="none" w:sz="0" w:space="0" w:color="auto"/>
            <w:left w:val="none" w:sz="0" w:space="0" w:color="auto"/>
            <w:bottom w:val="none" w:sz="0" w:space="0" w:color="auto"/>
            <w:right w:val="none" w:sz="0" w:space="0" w:color="auto"/>
          </w:divBdr>
        </w:div>
        <w:div w:id="1734309592">
          <w:marLeft w:val="640"/>
          <w:marRight w:val="0"/>
          <w:marTop w:val="0"/>
          <w:marBottom w:val="0"/>
          <w:divBdr>
            <w:top w:val="none" w:sz="0" w:space="0" w:color="auto"/>
            <w:left w:val="none" w:sz="0" w:space="0" w:color="auto"/>
            <w:bottom w:val="none" w:sz="0" w:space="0" w:color="auto"/>
            <w:right w:val="none" w:sz="0" w:space="0" w:color="auto"/>
          </w:divBdr>
        </w:div>
        <w:div w:id="1745764659">
          <w:marLeft w:val="640"/>
          <w:marRight w:val="0"/>
          <w:marTop w:val="0"/>
          <w:marBottom w:val="0"/>
          <w:divBdr>
            <w:top w:val="none" w:sz="0" w:space="0" w:color="auto"/>
            <w:left w:val="none" w:sz="0" w:space="0" w:color="auto"/>
            <w:bottom w:val="none" w:sz="0" w:space="0" w:color="auto"/>
            <w:right w:val="none" w:sz="0" w:space="0" w:color="auto"/>
          </w:divBdr>
        </w:div>
        <w:div w:id="2104495046">
          <w:marLeft w:val="640"/>
          <w:marRight w:val="0"/>
          <w:marTop w:val="0"/>
          <w:marBottom w:val="0"/>
          <w:divBdr>
            <w:top w:val="none" w:sz="0" w:space="0" w:color="auto"/>
            <w:left w:val="none" w:sz="0" w:space="0" w:color="auto"/>
            <w:bottom w:val="none" w:sz="0" w:space="0" w:color="auto"/>
            <w:right w:val="none" w:sz="0" w:space="0" w:color="auto"/>
          </w:divBdr>
        </w:div>
      </w:divsChild>
    </w:div>
    <w:div w:id="1372151267">
      <w:bodyDiv w:val="1"/>
      <w:marLeft w:val="0"/>
      <w:marRight w:val="0"/>
      <w:marTop w:val="0"/>
      <w:marBottom w:val="0"/>
      <w:divBdr>
        <w:top w:val="none" w:sz="0" w:space="0" w:color="auto"/>
        <w:left w:val="none" w:sz="0" w:space="0" w:color="auto"/>
        <w:bottom w:val="none" w:sz="0" w:space="0" w:color="auto"/>
        <w:right w:val="none" w:sz="0" w:space="0" w:color="auto"/>
      </w:divBdr>
    </w:div>
    <w:div w:id="1396054148">
      <w:bodyDiv w:val="1"/>
      <w:marLeft w:val="0"/>
      <w:marRight w:val="0"/>
      <w:marTop w:val="0"/>
      <w:marBottom w:val="0"/>
      <w:divBdr>
        <w:top w:val="none" w:sz="0" w:space="0" w:color="auto"/>
        <w:left w:val="none" w:sz="0" w:space="0" w:color="auto"/>
        <w:bottom w:val="none" w:sz="0" w:space="0" w:color="auto"/>
        <w:right w:val="none" w:sz="0" w:space="0" w:color="auto"/>
      </w:divBdr>
      <w:divsChild>
        <w:div w:id="78141772">
          <w:marLeft w:val="640"/>
          <w:marRight w:val="0"/>
          <w:marTop w:val="0"/>
          <w:marBottom w:val="0"/>
          <w:divBdr>
            <w:top w:val="none" w:sz="0" w:space="0" w:color="auto"/>
            <w:left w:val="none" w:sz="0" w:space="0" w:color="auto"/>
            <w:bottom w:val="none" w:sz="0" w:space="0" w:color="auto"/>
            <w:right w:val="none" w:sz="0" w:space="0" w:color="auto"/>
          </w:divBdr>
        </w:div>
        <w:div w:id="223105146">
          <w:marLeft w:val="640"/>
          <w:marRight w:val="0"/>
          <w:marTop w:val="0"/>
          <w:marBottom w:val="0"/>
          <w:divBdr>
            <w:top w:val="none" w:sz="0" w:space="0" w:color="auto"/>
            <w:left w:val="none" w:sz="0" w:space="0" w:color="auto"/>
            <w:bottom w:val="none" w:sz="0" w:space="0" w:color="auto"/>
            <w:right w:val="none" w:sz="0" w:space="0" w:color="auto"/>
          </w:divBdr>
        </w:div>
        <w:div w:id="443623229">
          <w:marLeft w:val="640"/>
          <w:marRight w:val="0"/>
          <w:marTop w:val="0"/>
          <w:marBottom w:val="0"/>
          <w:divBdr>
            <w:top w:val="none" w:sz="0" w:space="0" w:color="auto"/>
            <w:left w:val="none" w:sz="0" w:space="0" w:color="auto"/>
            <w:bottom w:val="none" w:sz="0" w:space="0" w:color="auto"/>
            <w:right w:val="none" w:sz="0" w:space="0" w:color="auto"/>
          </w:divBdr>
        </w:div>
        <w:div w:id="450632610">
          <w:marLeft w:val="640"/>
          <w:marRight w:val="0"/>
          <w:marTop w:val="0"/>
          <w:marBottom w:val="0"/>
          <w:divBdr>
            <w:top w:val="none" w:sz="0" w:space="0" w:color="auto"/>
            <w:left w:val="none" w:sz="0" w:space="0" w:color="auto"/>
            <w:bottom w:val="none" w:sz="0" w:space="0" w:color="auto"/>
            <w:right w:val="none" w:sz="0" w:space="0" w:color="auto"/>
          </w:divBdr>
        </w:div>
        <w:div w:id="468859525">
          <w:marLeft w:val="640"/>
          <w:marRight w:val="0"/>
          <w:marTop w:val="0"/>
          <w:marBottom w:val="0"/>
          <w:divBdr>
            <w:top w:val="none" w:sz="0" w:space="0" w:color="auto"/>
            <w:left w:val="none" w:sz="0" w:space="0" w:color="auto"/>
            <w:bottom w:val="none" w:sz="0" w:space="0" w:color="auto"/>
            <w:right w:val="none" w:sz="0" w:space="0" w:color="auto"/>
          </w:divBdr>
        </w:div>
        <w:div w:id="509952470">
          <w:marLeft w:val="640"/>
          <w:marRight w:val="0"/>
          <w:marTop w:val="0"/>
          <w:marBottom w:val="0"/>
          <w:divBdr>
            <w:top w:val="none" w:sz="0" w:space="0" w:color="auto"/>
            <w:left w:val="none" w:sz="0" w:space="0" w:color="auto"/>
            <w:bottom w:val="none" w:sz="0" w:space="0" w:color="auto"/>
            <w:right w:val="none" w:sz="0" w:space="0" w:color="auto"/>
          </w:divBdr>
        </w:div>
        <w:div w:id="617834595">
          <w:marLeft w:val="640"/>
          <w:marRight w:val="0"/>
          <w:marTop w:val="0"/>
          <w:marBottom w:val="0"/>
          <w:divBdr>
            <w:top w:val="none" w:sz="0" w:space="0" w:color="auto"/>
            <w:left w:val="none" w:sz="0" w:space="0" w:color="auto"/>
            <w:bottom w:val="none" w:sz="0" w:space="0" w:color="auto"/>
            <w:right w:val="none" w:sz="0" w:space="0" w:color="auto"/>
          </w:divBdr>
        </w:div>
        <w:div w:id="730886184">
          <w:marLeft w:val="640"/>
          <w:marRight w:val="0"/>
          <w:marTop w:val="0"/>
          <w:marBottom w:val="0"/>
          <w:divBdr>
            <w:top w:val="none" w:sz="0" w:space="0" w:color="auto"/>
            <w:left w:val="none" w:sz="0" w:space="0" w:color="auto"/>
            <w:bottom w:val="none" w:sz="0" w:space="0" w:color="auto"/>
            <w:right w:val="none" w:sz="0" w:space="0" w:color="auto"/>
          </w:divBdr>
        </w:div>
        <w:div w:id="848443533">
          <w:marLeft w:val="640"/>
          <w:marRight w:val="0"/>
          <w:marTop w:val="0"/>
          <w:marBottom w:val="0"/>
          <w:divBdr>
            <w:top w:val="none" w:sz="0" w:space="0" w:color="auto"/>
            <w:left w:val="none" w:sz="0" w:space="0" w:color="auto"/>
            <w:bottom w:val="none" w:sz="0" w:space="0" w:color="auto"/>
            <w:right w:val="none" w:sz="0" w:space="0" w:color="auto"/>
          </w:divBdr>
        </w:div>
        <w:div w:id="924919731">
          <w:marLeft w:val="640"/>
          <w:marRight w:val="0"/>
          <w:marTop w:val="0"/>
          <w:marBottom w:val="0"/>
          <w:divBdr>
            <w:top w:val="none" w:sz="0" w:space="0" w:color="auto"/>
            <w:left w:val="none" w:sz="0" w:space="0" w:color="auto"/>
            <w:bottom w:val="none" w:sz="0" w:space="0" w:color="auto"/>
            <w:right w:val="none" w:sz="0" w:space="0" w:color="auto"/>
          </w:divBdr>
        </w:div>
        <w:div w:id="991103275">
          <w:marLeft w:val="640"/>
          <w:marRight w:val="0"/>
          <w:marTop w:val="0"/>
          <w:marBottom w:val="0"/>
          <w:divBdr>
            <w:top w:val="none" w:sz="0" w:space="0" w:color="auto"/>
            <w:left w:val="none" w:sz="0" w:space="0" w:color="auto"/>
            <w:bottom w:val="none" w:sz="0" w:space="0" w:color="auto"/>
            <w:right w:val="none" w:sz="0" w:space="0" w:color="auto"/>
          </w:divBdr>
        </w:div>
        <w:div w:id="1123767013">
          <w:marLeft w:val="640"/>
          <w:marRight w:val="0"/>
          <w:marTop w:val="0"/>
          <w:marBottom w:val="0"/>
          <w:divBdr>
            <w:top w:val="none" w:sz="0" w:space="0" w:color="auto"/>
            <w:left w:val="none" w:sz="0" w:space="0" w:color="auto"/>
            <w:bottom w:val="none" w:sz="0" w:space="0" w:color="auto"/>
            <w:right w:val="none" w:sz="0" w:space="0" w:color="auto"/>
          </w:divBdr>
        </w:div>
        <w:div w:id="1128015873">
          <w:marLeft w:val="640"/>
          <w:marRight w:val="0"/>
          <w:marTop w:val="0"/>
          <w:marBottom w:val="0"/>
          <w:divBdr>
            <w:top w:val="none" w:sz="0" w:space="0" w:color="auto"/>
            <w:left w:val="none" w:sz="0" w:space="0" w:color="auto"/>
            <w:bottom w:val="none" w:sz="0" w:space="0" w:color="auto"/>
            <w:right w:val="none" w:sz="0" w:space="0" w:color="auto"/>
          </w:divBdr>
        </w:div>
        <w:div w:id="1157189709">
          <w:marLeft w:val="640"/>
          <w:marRight w:val="0"/>
          <w:marTop w:val="0"/>
          <w:marBottom w:val="0"/>
          <w:divBdr>
            <w:top w:val="none" w:sz="0" w:space="0" w:color="auto"/>
            <w:left w:val="none" w:sz="0" w:space="0" w:color="auto"/>
            <w:bottom w:val="none" w:sz="0" w:space="0" w:color="auto"/>
            <w:right w:val="none" w:sz="0" w:space="0" w:color="auto"/>
          </w:divBdr>
        </w:div>
        <w:div w:id="1373115784">
          <w:marLeft w:val="640"/>
          <w:marRight w:val="0"/>
          <w:marTop w:val="0"/>
          <w:marBottom w:val="0"/>
          <w:divBdr>
            <w:top w:val="none" w:sz="0" w:space="0" w:color="auto"/>
            <w:left w:val="none" w:sz="0" w:space="0" w:color="auto"/>
            <w:bottom w:val="none" w:sz="0" w:space="0" w:color="auto"/>
            <w:right w:val="none" w:sz="0" w:space="0" w:color="auto"/>
          </w:divBdr>
        </w:div>
        <w:div w:id="1400321762">
          <w:marLeft w:val="640"/>
          <w:marRight w:val="0"/>
          <w:marTop w:val="0"/>
          <w:marBottom w:val="0"/>
          <w:divBdr>
            <w:top w:val="none" w:sz="0" w:space="0" w:color="auto"/>
            <w:left w:val="none" w:sz="0" w:space="0" w:color="auto"/>
            <w:bottom w:val="none" w:sz="0" w:space="0" w:color="auto"/>
            <w:right w:val="none" w:sz="0" w:space="0" w:color="auto"/>
          </w:divBdr>
        </w:div>
        <w:div w:id="1445616732">
          <w:marLeft w:val="640"/>
          <w:marRight w:val="0"/>
          <w:marTop w:val="0"/>
          <w:marBottom w:val="0"/>
          <w:divBdr>
            <w:top w:val="none" w:sz="0" w:space="0" w:color="auto"/>
            <w:left w:val="none" w:sz="0" w:space="0" w:color="auto"/>
            <w:bottom w:val="none" w:sz="0" w:space="0" w:color="auto"/>
            <w:right w:val="none" w:sz="0" w:space="0" w:color="auto"/>
          </w:divBdr>
        </w:div>
        <w:div w:id="1533958241">
          <w:marLeft w:val="640"/>
          <w:marRight w:val="0"/>
          <w:marTop w:val="0"/>
          <w:marBottom w:val="0"/>
          <w:divBdr>
            <w:top w:val="none" w:sz="0" w:space="0" w:color="auto"/>
            <w:left w:val="none" w:sz="0" w:space="0" w:color="auto"/>
            <w:bottom w:val="none" w:sz="0" w:space="0" w:color="auto"/>
            <w:right w:val="none" w:sz="0" w:space="0" w:color="auto"/>
          </w:divBdr>
        </w:div>
        <w:div w:id="1633948032">
          <w:marLeft w:val="640"/>
          <w:marRight w:val="0"/>
          <w:marTop w:val="0"/>
          <w:marBottom w:val="0"/>
          <w:divBdr>
            <w:top w:val="none" w:sz="0" w:space="0" w:color="auto"/>
            <w:left w:val="none" w:sz="0" w:space="0" w:color="auto"/>
            <w:bottom w:val="none" w:sz="0" w:space="0" w:color="auto"/>
            <w:right w:val="none" w:sz="0" w:space="0" w:color="auto"/>
          </w:divBdr>
        </w:div>
        <w:div w:id="1689943855">
          <w:marLeft w:val="640"/>
          <w:marRight w:val="0"/>
          <w:marTop w:val="0"/>
          <w:marBottom w:val="0"/>
          <w:divBdr>
            <w:top w:val="none" w:sz="0" w:space="0" w:color="auto"/>
            <w:left w:val="none" w:sz="0" w:space="0" w:color="auto"/>
            <w:bottom w:val="none" w:sz="0" w:space="0" w:color="auto"/>
            <w:right w:val="none" w:sz="0" w:space="0" w:color="auto"/>
          </w:divBdr>
        </w:div>
        <w:div w:id="1875381778">
          <w:marLeft w:val="640"/>
          <w:marRight w:val="0"/>
          <w:marTop w:val="0"/>
          <w:marBottom w:val="0"/>
          <w:divBdr>
            <w:top w:val="none" w:sz="0" w:space="0" w:color="auto"/>
            <w:left w:val="none" w:sz="0" w:space="0" w:color="auto"/>
            <w:bottom w:val="none" w:sz="0" w:space="0" w:color="auto"/>
            <w:right w:val="none" w:sz="0" w:space="0" w:color="auto"/>
          </w:divBdr>
        </w:div>
      </w:divsChild>
    </w:div>
    <w:div w:id="1453940796">
      <w:bodyDiv w:val="1"/>
      <w:marLeft w:val="0"/>
      <w:marRight w:val="0"/>
      <w:marTop w:val="0"/>
      <w:marBottom w:val="0"/>
      <w:divBdr>
        <w:top w:val="none" w:sz="0" w:space="0" w:color="auto"/>
        <w:left w:val="none" w:sz="0" w:space="0" w:color="auto"/>
        <w:bottom w:val="none" w:sz="0" w:space="0" w:color="auto"/>
        <w:right w:val="none" w:sz="0" w:space="0" w:color="auto"/>
      </w:divBdr>
      <w:divsChild>
        <w:div w:id="2004703020">
          <w:marLeft w:val="274"/>
          <w:marRight w:val="0"/>
          <w:marTop w:val="0"/>
          <w:marBottom w:val="0"/>
          <w:divBdr>
            <w:top w:val="none" w:sz="0" w:space="0" w:color="auto"/>
            <w:left w:val="none" w:sz="0" w:space="0" w:color="auto"/>
            <w:bottom w:val="none" w:sz="0" w:space="0" w:color="auto"/>
            <w:right w:val="none" w:sz="0" w:space="0" w:color="auto"/>
          </w:divBdr>
        </w:div>
        <w:div w:id="469129925">
          <w:marLeft w:val="274"/>
          <w:marRight w:val="0"/>
          <w:marTop w:val="0"/>
          <w:marBottom w:val="0"/>
          <w:divBdr>
            <w:top w:val="none" w:sz="0" w:space="0" w:color="auto"/>
            <w:left w:val="none" w:sz="0" w:space="0" w:color="auto"/>
            <w:bottom w:val="none" w:sz="0" w:space="0" w:color="auto"/>
            <w:right w:val="none" w:sz="0" w:space="0" w:color="auto"/>
          </w:divBdr>
        </w:div>
      </w:divsChild>
    </w:div>
    <w:div w:id="1562715183">
      <w:bodyDiv w:val="1"/>
      <w:marLeft w:val="0"/>
      <w:marRight w:val="0"/>
      <w:marTop w:val="0"/>
      <w:marBottom w:val="0"/>
      <w:divBdr>
        <w:top w:val="none" w:sz="0" w:space="0" w:color="auto"/>
        <w:left w:val="none" w:sz="0" w:space="0" w:color="auto"/>
        <w:bottom w:val="none" w:sz="0" w:space="0" w:color="auto"/>
        <w:right w:val="none" w:sz="0" w:space="0" w:color="auto"/>
      </w:divBdr>
      <w:divsChild>
        <w:div w:id="133106424">
          <w:marLeft w:val="640"/>
          <w:marRight w:val="0"/>
          <w:marTop w:val="0"/>
          <w:marBottom w:val="0"/>
          <w:divBdr>
            <w:top w:val="none" w:sz="0" w:space="0" w:color="auto"/>
            <w:left w:val="none" w:sz="0" w:space="0" w:color="auto"/>
            <w:bottom w:val="none" w:sz="0" w:space="0" w:color="auto"/>
            <w:right w:val="none" w:sz="0" w:space="0" w:color="auto"/>
          </w:divBdr>
        </w:div>
        <w:div w:id="248078410">
          <w:marLeft w:val="640"/>
          <w:marRight w:val="0"/>
          <w:marTop w:val="0"/>
          <w:marBottom w:val="0"/>
          <w:divBdr>
            <w:top w:val="none" w:sz="0" w:space="0" w:color="auto"/>
            <w:left w:val="none" w:sz="0" w:space="0" w:color="auto"/>
            <w:bottom w:val="none" w:sz="0" w:space="0" w:color="auto"/>
            <w:right w:val="none" w:sz="0" w:space="0" w:color="auto"/>
          </w:divBdr>
        </w:div>
        <w:div w:id="356005161">
          <w:marLeft w:val="640"/>
          <w:marRight w:val="0"/>
          <w:marTop w:val="0"/>
          <w:marBottom w:val="0"/>
          <w:divBdr>
            <w:top w:val="none" w:sz="0" w:space="0" w:color="auto"/>
            <w:left w:val="none" w:sz="0" w:space="0" w:color="auto"/>
            <w:bottom w:val="none" w:sz="0" w:space="0" w:color="auto"/>
            <w:right w:val="none" w:sz="0" w:space="0" w:color="auto"/>
          </w:divBdr>
        </w:div>
        <w:div w:id="558171587">
          <w:marLeft w:val="640"/>
          <w:marRight w:val="0"/>
          <w:marTop w:val="0"/>
          <w:marBottom w:val="0"/>
          <w:divBdr>
            <w:top w:val="none" w:sz="0" w:space="0" w:color="auto"/>
            <w:left w:val="none" w:sz="0" w:space="0" w:color="auto"/>
            <w:bottom w:val="none" w:sz="0" w:space="0" w:color="auto"/>
            <w:right w:val="none" w:sz="0" w:space="0" w:color="auto"/>
          </w:divBdr>
        </w:div>
        <w:div w:id="594095670">
          <w:marLeft w:val="640"/>
          <w:marRight w:val="0"/>
          <w:marTop w:val="0"/>
          <w:marBottom w:val="0"/>
          <w:divBdr>
            <w:top w:val="none" w:sz="0" w:space="0" w:color="auto"/>
            <w:left w:val="none" w:sz="0" w:space="0" w:color="auto"/>
            <w:bottom w:val="none" w:sz="0" w:space="0" w:color="auto"/>
            <w:right w:val="none" w:sz="0" w:space="0" w:color="auto"/>
          </w:divBdr>
        </w:div>
        <w:div w:id="744256586">
          <w:marLeft w:val="640"/>
          <w:marRight w:val="0"/>
          <w:marTop w:val="0"/>
          <w:marBottom w:val="0"/>
          <w:divBdr>
            <w:top w:val="none" w:sz="0" w:space="0" w:color="auto"/>
            <w:left w:val="none" w:sz="0" w:space="0" w:color="auto"/>
            <w:bottom w:val="none" w:sz="0" w:space="0" w:color="auto"/>
            <w:right w:val="none" w:sz="0" w:space="0" w:color="auto"/>
          </w:divBdr>
        </w:div>
        <w:div w:id="785544399">
          <w:marLeft w:val="640"/>
          <w:marRight w:val="0"/>
          <w:marTop w:val="0"/>
          <w:marBottom w:val="0"/>
          <w:divBdr>
            <w:top w:val="none" w:sz="0" w:space="0" w:color="auto"/>
            <w:left w:val="none" w:sz="0" w:space="0" w:color="auto"/>
            <w:bottom w:val="none" w:sz="0" w:space="0" w:color="auto"/>
            <w:right w:val="none" w:sz="0" w:space="0" w:color="auto"/>
          </w:divBdr>
        </w:div>
        <w:div w:id="969895655">
          <w:marLeft w:val="640"/>
          <w:marRight w:val="0"/>
          <w:marTop w:val="0"/>
          <w:marBottom w:val="0"/>
          <w:divBdr>
            <w:top w:val="none" w:sz="0" w:space="0" w:color="auto"/>
            <w:left w:val="none" w:sz="0" w:space="0" w:color="auto"/>
            <w:bottom w:val="none" w:sz="0" w:space="0" w:color="auto"/>
            <w:right w:val="none" w:sz="0" w:space="0" w:color="auto"/>
          </w:divBdr>
        </w:div>
        <w:div w:id="1077362879">
          <w:marLeft w:val="640"/>
          <w:marRight w:val="0"/>
          <w:marTop w:val="0"/>
          <w:marBottom w:val="0"/>
          <w:divBdr>
            <w:top w:val="none" w:sz="0" w:space="0" w:color="auto"/>
            <w:left w:val="none" w:sz="0" w:space="0" w:color="auto"/>
            <w:bottom w:val="none" w:sz="0" w:space="0" w:color="auto"/>
            <w:right w:val="none" w:sz="0" w:space="0" w:color="auto"/>
          </w:divBdr>
        </w:div>
        <w:div w:id="1318458713">
          <w:marLeft w:val="640"/>
          <w:marRight w:val="0"/>
          <w:marTop w:val="0"/>
          <w:marBottom w:val="0"/>
          <w:divBdr>
            <w:top w:val="none" w:sz="0" w:space="0" w:color="auto"/>
            <w:left w:val="none" w:sz="0" w:space="0" w:color="auto"/>
            <w:bottom w:val="none" w:sz="0" w:space="0" w:color="auto"/>
            <w:right w:val="none" w:sz="0" w:space="0" w:color="auto"/>
          </w:divBdr>
        </w:div>
        <w:div w:id="1369911481">
          <w:marLeft w:val="640"/>
          <w:marRight w:val="0"/>
          <w:marTop w:val="0"/>
          <w:marBottom w:val="0"/>
          <w:divBdr>
            <w:top w:val="none" w:sz="0" w:space="0" w:color="auto"/>
            <w:left w:val="none" w:sz="0" w:space="0" w:color="auto"/>
            <w:bottom w:val="none" w:sz="0" w:space="0" w:color="auto"/>
            <w:right w:val="none" w:sz="0" w:space="0" w:color="auto"/>
          </w:divBdr>
        </w:div>
        <w:div w:id="1452280001">
          <w:marLeft w:val="640"/>
          <w:marRight w:val="0"/>
          <w:marTop w:val="0"/>
          <w:marBottom w:val="0"/>
          <w:divBdr>
            <w:top w:val="none" w:sz="0" w:space="0" w:color="auto"/>
            <w:left w:val="none" w:sz="0" w:space="0" w:color="auto"/>
            <w:bottom w:val="none" w:sz="0" w:space="0" w:color="auto"/>
            <w:right w:val="none" w:sz="0" w:space="0" w:color="auto"/>
          </w:divBdr>
        </w:div>
        <w:div w:id="1463697201">
          <w:marLeft w:val="640"/>
          <w:marRight w:val="0"/>
          <w:marTop w:val="0"/>
          <w:marBottom w:val="0"/>
          <w:divBdr>
            <w:top w:val="none" w:sz="0" w:space="0" w:color="auto"/>
            <w:left w:val="none" w:sz="0" w:space="0" w:color="auto"/>
            <w:bottom w:val="none" w:sz="0" w:space="0" w:color="auto"/>
            <w:right w:val="none" w:sz="0" w:space="0" w:color="auto"/>
          </w:divBdr>
        </w:div>
        <w:div w:id="1651666239">
          <w:marLeft w:val="640"/>
          <w:marRight w:val="0"/>
          <w:marTop w:val="0"/>
          <w:marBottom w:val="0"/>
          <w:divBdr>
            <w:top w:val="none" w:sz="0" w:space="0" w:color="auto"/>
            <w:left w:val="none" w:sz="0" w:space="0" w:color="auto"/>
            <w:bottom w:val="none" w:sz="0" w:space="0" w:color="auto"/>
            <w:right w:val="none" w:sz="0" w:space="0" w:color="auto"/>
          </w:divBdr>
        </w:div>
        <w:div w:id="1678532446">
          <w:marLeft w:val="640"/>
          <w:marRight w:val="0"/>
          <w:marTop w:val="0"/>
          <w:marBottom w:val="0"/>
          <w:divBdr>
            <w:top w:val="none" w:sz="0" w:space="0" w:color="auto"/>
            <w:left w:val="none" w:sz="0" w:space="0" w:color="auto"/>
            <w:bottom w:val="none" w:sz="0" w:space="0" w:color="auto"/>
            <w:right w:val="none" w:sz="0" w:space="0" w:color="auto"/>
          </w:divBdr>
        </w:div>
        <w:div w:id="1685748350">
          <w:marLeft w:val="640"/>
          <w:marRight w:val="0"/>
          <w:marTop w:val="0"/>
          <w:marBottom w:val="0"/>
          <w:divBdr>
            <w:top w:val="none" w:sz="0" w:space="0" w:color="auto"/>
            <w:left w:val="none" w:sz="0" w:space="0" w:color="auto"/>
            <w:bottom w:val="none" w:sz="0" w:space="0" w:color="auto"/>
            <w:right w:val="none" w:sz="0" w:space="0" w:color="auto"/>
          </w:divBdr>
        </w:div>
        <w:div w:id="1703089786">
          <w:marLeft w:val="640"/>
          <w:marRight w:val="0"/>
          <w:marTop w:val="0"/>
          <w:marBottom w:val="0"/>
          <w:divBdr>
            <w:top w:val="none" w:sz="0" w:space="0" w:color="auto"/>
            <w:left w:val="none" w:sz="0" w:space="0" w:color="auto"/>
            <w:bottom w:val="none" w:sz="0" w:space="0" w:color="auto"/>
            <w:right w:val="none" w:sz="0" w:space="0" w:color="auto"/>
          </w:divBdr>
        </w:div>
        <w:div w:id="1735002431">
          <w:marLeft w:val="640"/>
          <w:marRight w:val="0"/>
          <w:marTop w:val="0"/>
          <w:marBottom w:val="0"/>
          <w:divBdr>
            <w:top w:val="none" w:sz="0" w:space="0" w:color="auto"/>
            <w:left w:val="none" w:sz="0" w:space="0" w:color="auto"/>
            <w:bottom w:val="none" w:sz="0" w:space="0" w:color="auto"/>
            <w:right w:val="none" w:sz="0" w:space="0" w:color="auto"/>
          </w:divBdr>
        </w:div>
        <w:div w:id="1840807670">
          <w:marLeft w:val="640"/>
          <w:marRight w:val="0"/>
          <w:marTop w:val="0"/>
          <w:marBottom w:val="0"/>
          <w:divBdr>
            <w:top w:val="none" w:sz="0" w:space="0" w:color="auto"/>
            <w:left w:val="none" w:sz="0" w:space="0" w:color="auto"/>
            <w:bottom w:val="none" w:sz="0" w:space="0" w:color="auto"/>
            <w:right w:val="none" w:sz="0" w:space="0" w:color="auto"/>
          </w:divBdr>
        </w:div>
        <w:div w:id="2079479027">
          <w:marLeft w:val="640"/>
          <w:marRight w:val="0"/>
          <w:marTop w:val="0"/>
          <w:marBottom w:val="0"/>
          <w:divBdr>
            <w:top w:val="none" w:sz="0" w:space="0" w:color="auto"/>
            <w:left w:val="none" w:sz="0" w:space="0" w:color="auto"/>
            <w:bottom w:val="none" w:sz="0" w:space="0" w:color="auto"/>
            <w:right w:val="none" w:sz="0" w:space="0" w:color="auto"/>
          </w:divBdr>
        </w:div>
      </w:divsChild>
    </w:div>
    <w:div w:id="1673530509">
      <w:bodyDiv w:val="1"/>
      <w:marLeft w:val="0"/>
      <w:marRight w:val="0"/>
      <w:marTop w:val="0"/>
      <w:marBottom w:val="0"/>
      <w:divBdr>
        <w:top w:val="none" w:sz="0" w:space="0" w:color="auto"/>
        <w:left w:val="none" w:sz="0" w:space="0" w:color="auto"/>
        <w:bottom w:val="none" w:sz="0" w:space="0" w:color="auto"/>
        <w:right w:val="none" w:sz="0" w:space="0" w:color="auto"/>
      </w:divBdr>
      <w:divsChild>
        <w:div w:id="5327708">
          <w:marLeft w:val="640"/>
          <w:marRight w:val="0"/>
          <w:marTop w:val="0"/>
          <w:marBottom w:val="0"/>
          <w:divBdr>
            <w:top w:val="none" w:sz="0" w:space="0" w:color="auto"/>
            <w:left w:val="none" w:sz="0" w:space="0" w:color="auto"/>
            <w:bottom w:val="none" w:sz="0" w:space="0" w:color="auto"/>
            <w:right w:val="none" w:sz="0" w:space="0" w:color="auto"/>
          </w:divBdr>
        </w:div>
        <w:div w:id="280693998">
          <w:marLeft w:val="640"/>
          <w:marRight w:val="0"/>
          <w:marTop w:val="0"/>
          <w:marBottom w:val="0"/>
          <w:divBdr>
            <w:top w:val="none" w:sz="0" w:space="0" w:color="auto"/>
            <w:left w:val="none" w:sz="0" w:space="0" w:color="auto"/>
            <w:bottom w:val="none" w:sz="0" w:space="0" w:color="auto"/>
            <w:right w:val="none" w:sz="0" w:space="0" w:color="auto"/>
          </w:divBdr>
        </w:div>
        <w:div w:id="390229398">
          <w:marLeft w:val="640"/>
          <w:marRight w:val="0"/>
          <w:marTop w:val="0"/>
          <w:marBottom w:val="0"/>
          <w:divBdr>
            <w:top w:val="none" w:sz="0" w:space="0" w:color="auto"/>
            <w:left w:val="none" w:sz="0" w:space="0" w:color="auto"/>
            <w:bottom w:val="none" w:sz="0" w:space="0" w:color="auto"/>
            <w:right w:val="none" w:sz="0" w:space="0" w:color="auto"/>
          </w:divBdr>
        </w:div>
        <w:div w:id="702246429">
          <w:marLeft w:val="640"/>
          <w:marRight w:val="0"/>
          <w:marTop w:val="0"/>
          <w:marBottom w:val="0"/>
          <w:divBdr>
            <w:top w:val="none" w:sz="0" w:space="0" w:color="auto"/>
            <w:left w:val="none" w:sz="0" w:space="0" w:color="auto"/>
            <w:bottom w:val="none" w:sz="0" w:space="0" w:color="auto"/>
            <w:right w:val="none" w:sz="0" w:space="0" w:color="auto"/>
          </w:divBdr>
        </w:div>
        <w:div w:id="728500147">
          <w:marLeft w:val="640"/>
          <w:marRight w:val="0"/>
          <w:marTop w:val="0"/>
          <w:marBottom w:val="0"/>
          <w:divBdr>
            <w:top w:val="none" w:sz="0" w:space="0" w:color="auto"/>
            <w:left w:val="none" w:sz="0" w:space="0" w:color="auto"/>
            <w:bottom w:val="none" w:sz="0" w:space="0" w:color="auto"/>
            <w:right w:val="none" w:sz="0" w:space="0" w:color="auto"/>
          </w:divBdr>
        </w:div>
        <w:div w:id="766733738">
          <w:marLeft w:val="640"/>
          <w:marRight w:val="0"/>
          <w:marTop w:val="0"/>
          <w:marBottom w:val="0"/>
          <w:divBdr>
            <w:top w:val="none" w:sz="0" w:space="0" w:color="auto"/>
            <w:left w:val="none" w:sz="0" w:space="0" w:color="auto"/>
            <w:bottom w:val="none" w:sz="0" w:space="0" w:color="auto"/>
            <w:right w:val="none" w:sz="0" w:space="0" w:color="auto"/>
          </w:divBdr>
        </w:div>
        <w:div w:id="873537003">
          <w:marLeft w:val="640"/>
          <w:marRight w:val="0"/>
          <w:marTop w:val="0"/>
          <w:marBottom w:val="0"/>
          <w:divBdr>
            <w:top w:val="none" w:sz="0" w:space="0" w:color="auto"/>
            <w:left w:val="none" w:sz="0" w:space="0" w:color="auto"/>
            <w:bottom w:val="none" w:sz="0" w:space="0" w:color="auto"/>
            <w:right w:val="none" w:sz="0" w:space="0" w:color="auto"/>
          </w:divBdr>
        </w:div>
        <w:div w:id="1077896885">
          <w:marLeft w:val="640"/>
          <w:marRight w:val="0"/>
          <w:marTop w:val="0"/>
          <w:marBottom w:val="0"/>
          <w:divBdr>
            <w:top w:val="none" w:sz="0" w:space="0" w:color="auto"/>
            <w:left w:val="none" w:sz="0" w:space="0" w:color="auto"/>
            <w:bottom w:val="none" w:sz="0" w:space="0" w:color="auto"/>
            <w:right w:val="none" w:sz="0" w:space="0" w:color="auto"/>
          </w:divBdr>
        </w:div>
        <w:div w:id="1096363793">
          <w:marLeft w:val="640"/>
          <w:marRight w:val="0"/>
          <w:marTop w:val="0"/>
          <w:marBottom w:val="0"/>
          <w:divBdr>
            <w:top w:val="none" w:sz="0" w:space="0" w:color="auto"/>
            <w:left w:val="none" w:sz="0" w:space="0" w:color="auto"/>
            <w:bottom w:val="none" w:sz="0" w:space="0" w:color="auto"/>
            <w:right w:val="none" w:sz="0" w:space="0" w:color="auto"/>
          </w:divBdr>
        </w:div>
        <w:div w:id="1106341237">
          <w:marLeft w:val="640"/>
          <w:marRight w:val="0"/>
          <w:marTop w:val="0"/>
          <w:marBottom w:val="0"/>
          <w:divBdr>
            <w:top w:val="none" w:sz="0" w:space="0" w:color="auto"/>
            <w:left w:val="none" w:sz="0" w:space="0" w:color="auto"/>
            <w:bottom w:val="none" w:sz="0" w:space="0" w:color="auto"/>
            <w:right w:val="none" w:sz="0" w:space="0" w:color="auto"/>
          </w:divBdr>
        </w:div>
        <w:div w:id="1195848734">
          <w:marLeft w:val="640"/>
          <w:marRight w:val="0"/>
          <w:marTop w:val="0"/>
          <w:marBottom w:val="0"/>
          <w:divBdr>
            <w:top w:val="none" w:sz="0" w:space="0" w:color="auto"/>
            <w:left w:val="none" w:sz="0" w:space="0" w:color="auto"/>
            <w:bottom w:val="none" w:sz="0" w:space="0" w:color="auto"/>
            <w:right w:val="none" w:sz="0" w:space="0" w:color="auto"/>
          </w:divBdr>
        </w:div>
        <w:div w:id="1299919902">
          <w:marLeft w:val="640"/>
          <w:marRight w:val="0"/>
          <w:marTop w:val="0"/>
          <w:marBottom w:val="0"/>
          <w:divBdr>
            <w:top w:val="none" w:sz="0" w:space="0" w:color="auto"/>
            <w:left w:val="none" w:sz="0" w:space="0" w:color="auto"/>
            <w:bottom w:val="none" w:sz="0" w:space="0" w:color="auto"/>
            <w:right w:val="none" w:sz="0" w:space="0" w:color="auto"/>
          </w:divBdr>
        </w:div>
        <w:div w:id="1453285552">
          <w:marLeft w:val="640"/>
          <w:marRight w:val="0"/>
          <w:marTop w:val="0"/>
          <w:marBottom w:val="0"/>
          <w:divBdr>
            <w:top w:val="none" w:sz="0" w:space="0" w:color="auto"/>
            <w:left w:val="none" w:sz="0" w:space="0" w:color="auto"/>
            <w:bottom w:val="none" w:sz="0" w:space="0" w:color="auto"/>
            <w:right w:val="none" w:sz="0" w:space="0" w:color="auto"/>
          </w:divBdr>
        </w:div>
        <w:div w:id="1564365547">
          <w:marLeft w:val="640"/>
          <w:marRight w:val="0"/>
          <w:marTop w:val="0"/>
          <w:marBottom w:val="0"/>
          <w:divBdr>
            <w:top w:val="none" w:sz="0" w:space="0" w:color="auto"/>
            <w:left w:val="none" w:sz="0" w:space="0" w:color="auto"/>
            <w:bottom w:val="none" w:sz="0" w:space="0" w:color="auto"/>
            <w:right w:val="none" w:sz="0" w:space="0" w:color="auto"/>
          </w:divBdr>
        </w:div>
        <w:div w:id="1663463169">
          <w:marLeft w:val="640"/>
          <w:marRight w:val="0"/>
          <w:marTop w:val="0"/>
          <w:marBottom w:val="0"/>
          <w:divBdr>
            <w:top w:val="none" w:sz="0" w:space="0" w:color="auto"/>
            <w:left w:val="none" w:sz="0" w:space="0" w:color="auto"/>
            <w:bottom w:val="none" w:sz="0" w:space="0" w:color="auto"/>
            <w:right w:val="none" w:sz="0" w:space="0" w:color="auto"/>
          </w:divBdr>
        </w:div>
        <w:div w:id="1754203921">
          <w:marLeft w:val="640"/>
          <w:marRight w:val="0"/>
          <w:marTop w:val="0"/>
          <w:marBottom w:val="0"/>
          <w:divBdr>
            <w:top w:val="none" w:sz="0" w:space="0" w:color="auto"/>
            <w:left w:val="none" w:sz="0" w:space="0" w:color="auto"/>
            <w:bottom w:val="none" w:sz="0" w:space="0" w:color="auto"/>
            <w:right w:val="none" w:sz="0" w:space="0" w:color="auto"/>
          </w:divBdr>
        </w:div>
        <w:div w:id="1858234759">
          <w:marLeft w:val="640"/>
          <w:marRight w:val="0"/>
          <w:marTop w:val="0"/>
          <w:marBottom w:val="0"/>
          <w:divBdr>
            <w:top w:val="none" w:sz="0" w:space="0" w:color="auto"/>
            <w:left w:val="none" w:sz="0" w:space="0" w:color="auto"/>
            <w:bottom w:val="none" w:sz="0" w:space="0" w:color="auto"/>
            <w:right w:val="none" w:sz="0" w:space="0" w:color="auto"/>
          </w:divBdr>
        </w:div>
        <w:div w:id="1956405410">
          <w:marLeft w:val="640"/>
          <w:marRight w:val="0"/>
          <w:marTop w:val="0"/>
          <w:marBottom w:val="0"/>
          <w:divBdr>
            <w:top w:val="none" w:sz="0" w:space="0" w:color="auto"/>
            <w:left w:val="none" w:sz="0" w:space="0" w:color="auto"/>
            <w:bottom w:val="none" w:sz="0" w:space="0" w:color="auto"/>
            <w:right w:val="none" w:sz="0" w:space="0" w:color="auto"/>
          </w:divBdr>
        </w:div>
        <w:div w:id="1957565767">
          <w:marLeft w:val="640"/>
          <w:marRight w:val="0"/>
          <w:marTop w:val="0"/>
          <w:marBottom w:val="0"/>
          <w:divBdr>
            <w:top w:val="none" w:sz="0" w:space="0" w:color="auto"/>
            <w:left w:val="none" w:sz="0" w:space="0" w:color="auto"/>
            <w:bottom w:val="none" w:sz="0" w:space="0" w:color="auto"/>
            <w:right w:val="none" w:sz="0" w:space="0" w:color="auto"/>
          </w:divBdr>
        </w:div>
        <w:div w:id="2083677684">
          <w:marLeft w:val="640"/>
          <w:marRight w:val="0"/>
          <w:marTop w:val="0"/>
          <w:marBottom w:val="0"/>
          <w:divBdr>
            <w:top w:val="none" w:sz="0" w:space="0" w:color="auto"/>
            <w:left w:val="none" w:sz="0" w:space="0" w:color="auto"/>
            <w:bottom w:val="none" w:sz="0" w:space="0" w:color="auto"/>
            <w:right w:val="none" w:sz="0" w:space="0" w:color="auto"/>
          </w:divBdr>
        </w:div>
      </w:divsChild>
    </w:div>
    <w:div w:id="1757365758">
      <w:bodyDiv w:val="1"/>
      <w:marLeft w:val="0"/>
      <w:marRight w:val="0"/>
      <w:marTop w:val="0"/>
      <w:marBottom w:val="0"/>
      <w:divBdr>
        <w:top w:val="none" w:sz="0" w:space="0" w:color="auto"/>
        <w:left w:val="none" w:sz="0" w:space="0" w:color="auto"/>
        <w:bottom w:val="none" w:sz="0" w:space="0" w:color="auto"/>
        <w:right w:val="none" w:sz="0" w:space="0" w:color="auto"/>
      </w:divBdr>
      <w:divsChild>
        <w:div w:id="15664938">
          <w:marLeft w:val="640"/>
          <w:marRight w:val="0"/>
          <w:marTop w:val="0"/>
          <w:marBottom w:val="0"/>
          <w:divBdr>
            <w:top w:val="none" w:sz="0" w:space="0" w:color="auto"/>
            <w:left w:val="none" w:sz="0" w:space="0" w:color="auto"/>
            <w:bottom w:val="none" w:sz="0" w:space="0" w:color="auto"/>
            <w:right w:val="none" w:sz="0" w:space="0" w:color="auto"/>
          </w:divBdr>
        </w:div>
        <w:div w:id="19861632">
          <w:marLeft w:val="640"/>
          <w:marRight w:val="0"/>
          <w:marTop w:val="0"/>
          <w:marBottom w:val="0"/>
          <w:divBdr>
            <w:top w:val="none" w:sz="0" w:space="0" w:color="auto"/>
            <w:left w:val="none" w:sz="0" w:space="0" w:color="auto"/>
            <w:bottom w:val="none" w:sz="0" w:space="0" w:color="auto"/>
            <w:right w:val="none" w:sz="0" w:space="0" w:color="auto"/>
          </w:divBdr>
        </w:div>
        <w:div w:id="27032457">
          <w:marLeft w:val="640"/>
          <w:marRight w:val="0"/>
          <w:marTop w:val="0"/>
          <w:marBottom w:val="0"/>
          <w:divBdr>
            <w:top w:val="none" w:sz="0" w:space="0" w:color="auto"/>
            <w:left w:val="none" w:sz="0" w:space="0" w:color="auto"/>
            <w:bottom w:val="none" w:sz="0" w:space="0" w:color="auto"/>
            <w:right w:val="none" w:sz="0" w:space="0" w:color="auto"/>
          </w:divBdr>
        </w:div>
        <w:div w:id="131097691">
          <w:marLeft w:val="640"/>
          <w:marRight w:val="0"/>
          <w:marTop w:val="0"/>
          <w:marBottom w:val="0"/>
          <w:divBdr>
            <w:top w:val="none" w:sz="0" w:space="0" w:color="auto"/>
            <w:left w:val="none" w:sz="0" w:space="0" w:color="auto"/>
            <w:bottom w:val="none" w:sz="0" w:space="0" w:color="auto"/>
            <w:right w:val="none" w:sz="0" w:space="0" w:color="auto"/>
          </w:divBdr>
        </w:div>
        <w:div w:id="181821083">
          <w:marLeft w:val="640"/>
          <w:marRight w:val="0"/>
          <w:marTop w:val="0"/>
          <w:marBottom w:val="0"/>
          <w:divBdr>
            <w:top w:val="none" w:sz="0" w:space="0" w:color="auto"/>
            <w:left w:val="none" w:sz="0" w:space="0" w:color="auto"/>
            <w:bottom w:val="none" w:sz="0" w:space="0" w:color="auto"/>
            <w:right w:val="none" w:sz="0" w:space="0" w:color="auto"/>
          </w:divBdr>
        </w:div>
        <w:div w:id="215165434">
          <w:marLeft w:val="640"/>
          <w:marRight w:val="0"/>
          <w:marTop w:val="0"/>
          <w:marBottom w:val="0"/>
          <w:divBdr>
            <w:top w:val="none" w:sz="0" w:space="0" w:color="auto"/>
            <w:left w:val="none" w:sz="0" w:space="0" w:color="auto"/>
            <w:bottom w:val="none" w:sz="0" w:space="0" w:color="auto"/>
            <w:right w:val="none" w:sz="0" w:space="0" w:color="auto"/>
          </w:divBdr>
        </w:div>
        <w:div w:id="228536308">
          <w:marLeft w:val="640"/>
          <w:marRight w:val="0"/>
          <w:marTop w:val="0"/>
          <w:marBottom w:val="0"/>
          <w:divBdr>
            <w:top w:val="none" w:sz="0" w:space="0" w:color="auto"/>
            <w:left w:val="none" w:sz="0" w:space="0" w:color="auto"/>
            <w:bottom w:val="none" w:sz="0" w:space="0" w:color="auto"/>
            <w:right w:val="none" w:sz="0" w:space="0" w:color="auto"/>
          </w:divBdr>
        </w:div>
        <w:div w:id="248151337">
          <w:marLeft w:val="640"/>
          <w:marRight w:val="0"/>
          <w:marTop w:val="0"/>
          <w:marBottom w:val="0"/>
          <w:divBdr>
            <w:top w:val="none" w:sz="0" w:space="0" w:color="auto"/>
            <w:left w:val="none" w:sz="0" w:space="0" w:color="auto"/>
            <w:bottom w:val="none" w:sz="0" w:space="0" w:color="auto"/>
            <w:right w:val="none" w:sz="0" w:space="0" w:color="auto"/>
          </w:divBdr>
        </w:div>
        <w:div w:id="265583103">
          <w:marLeft w:val="640"/>
          <w:marRight w:val="0"/>
          <w:marTop w:val="0"/>
          <w:marBottom w:val="0"/>
          <w:divBdr>
            <w:top w:val="none" w:sz="0" w:space="0" w:color="auto"/>
            <w:left w:val="none" w:sz="0" w:space="0" w:color="auto"/>
            <w:bottom w:val="none" w:sz="0" w:space="0" w:color="auto"/>
            <w:right w:val="none" w:sz="0" w:space="0" w:color="auto"/>
          </w:divBdr>
        </w:div>
        <w:div w:id="333340178">
          <w:marLeft w:val="640"/>
          <w:marRight w:val="0"/>
          <w:marTop w:val="0"/>
          <w:marBottom w:val="0"/>
          <w:divBdr>
            <w:top w:val="none" w:sz="0" w:space="0" w:color="auto"/>
            <w:left w:val="none" w:sz="0" w:space="0" w:color="auto"/>
            <w:bottom w:val="none" w:sz="0" w:space="0" w:color="auto"/>
            <w:right w:val="none" w:sz="0" w:space="0" w:color="auto"/>
          </w:divBdr>
        </w:div>
        <w:div w:id="439028046">
          <w:marLeft w:val="640"/>
          <w:marRight w:val="0"/>
          <w:marTop w:val="0"/>
          <w:marBottom w:val="0"/>
          <w:divBdr>
            <w:top w:val="none" w:sz="0" w:space="0" w:color="auto"/>
            <w:left w:val="none" w:sz="0" w:space="0" w:color="auto"/>
            <w:bottom w:val="none" w:sz="0" w:space="0" w:color="auto"/>
            <w:right w:val="none" w:sz="0" w:space="0" w:color="auto"/>
          </w:divBdr>
        </w:div>
        <w:div w:id="810633638">
          <w:marLeft w:val="640"/>
          <w:marRight w:val="0"/>
          <w:marTop w:val="0"/>
          <w:marBottom w:val="0"/>
          <w:divBdr>
            <w:top w:val="none" w:sz="0" w:space="0" w:color="auto"/>
            <w:left w:val="none" w:sz="0" w:space="0" w:color="auto"/>
            <w:bottom w:val="none" w:sz="0" w:space="0" w:color="auto"/>
            <w:right w:val="none" w:sz="0" w:space="0" w:color="auto"/>
          </w:divBdr>
        </w:div>
        <w:div w:id="978731469">
          <w:marLeft w:val="640"/>
          <w:marRight w:val="0"/>
          <w:marTop w:val="0"/>
          <w:marBottom w:val="0"/>
          <w:divBdr>
            <w:top w:val="none" w:sz="0" w:space="0" w:color="auto"/>
            <w:left w:val="none" w:sz="0" w:space="0" w:color="auto"/>
            <w:bottom w:val="none" w:sz="0" w:space="0" w:color="auto"/>
            <w:right w:val="none" w:sz="0" w:space="0" w:color="auto"/>
          </w:divBdr>
        </w:div>
        <w:div w:id="1111903015">
          <w:marLeft w:val="640"/>
          <w:marRight w:val="0"/>
          <w:marTop w:val="0"/>
          <w:marBottom w:val="0"/>
          <w:divBdr>
            <w:top w:val="none" w:sz="0" w:space="0" w:color="auto"/>
            <w:left w:val="none" w:sz="0" w:space="0" w:color="auto"/>
            <w:bottom w:val="none" w:sz="0" w:space="0" w:color="auto"/>
            <w:right w:val="none" w:sz="0" w:space="0" w:color="auto"/>
          </w:divBdr>
        </w:div>
        <w:div w:id="1148016628">
          <w:marLeft w:val="640"/>
          <w:marRight w:val="0"/>
          <w:marTop w:val="0"/>
          <w:marBottom w:val="0"/>
          <w:divBdr>
            <w:top w:val="none" w:sz="0" w:space="0" w:color="auto"/>
            <w:left w:val="none" w:sz="0" w:space="0" w:color="auto"/>
            <w:bottom w:val="none" w:sz="0" w:space="0" w:color="auto"/>
            <w:right w:val="none" w:sz="0" w:space="0" w:color="auto"/>
          </w:divBdr>
        </w:div>
        <w:div w:id="1300452765">
          <w:marLeft w:val="640"/>
          <w:marRight w:val="0"/>
          <w:marTop w:val="0"/>
          <w:marBottom w:val="0"/>
          <w:divBdr>
            <w:top w:val="none" w:sz="0" w:space="0" w:color="auto"/>
            <w:left w:val="none" w:sz="0" w:space="0" w:color="auto"/>
            <w:bottom w:val="none" w:sz="0" w:space="0" w:color="auto"/>
            <w:right w:val="none" w:sz="0" w:space="0" w:color="auto"/>
          </w:divBdr>
        </w:div>
        <w:div w:id="1489201089">
          <w:marLeft w:val="640"/>
          <w:marRight w:val="0"/>
          <w:marTop w:val="0"/>
          <w:marBottom w:val="0"/>
          <w:divBdr>
            <w:top w:val="none" w:sz="0" w:space="0" w:color="auto"/>
            <w:left w:val="none" w:sz="0" w:space="0" w:color="auto"/>
            <w:bottom w:val="none" w:sz="0" w:space="0" w:color="auto"/>
            <w:right w:val="none" w:sz="0" w:space="0" w:color="auto"/>
          </w:divBdr>
        </w:div>
        <w:div w:id="1567229854">
          <w:marLeft w:val="640"/>
          <w:marRight w:val="0"/>
          <w:marTop w:val="0"/>
          <w:marBottom w:val="0"/>
          <w:divBdr>
            <w:top w:val="none" w:sz="0" w:space="0" w:color="auto"/>
            <w:left w:val="none" w:sz="0" w:space="0" w:color="auto"/>
            <w:bottom w:val="none" w:sz="0" w:space="0" w:color="auto"/>
            <w:right w:val="none" w:sz="0" w:space="0" w:color="auto"/>
          </w:divBdr>
        </w:div>
        <w:div w:id="1639527355">
          <w:marLeft w:val="640"/>
          <w:marRight w:val="0"/>
          <w:marTop w:val="0"/>
          <w:marBottom w:val="0"/>
          <w:divBdr>
            <w:top w:val="none" w:sz="0" w:space="0" w:color="auto"/>
            <w:left w:val="none" w:sz="0" w:space="0" w:color="auto"/>
            <w:bottom w:val="none" w:sz="0" w:space="0" w:color="auto"/>
            <w:right w:val="none" w:sz="0" w:space="0" w:color="auto"/>
          </w:divBdr>
        </w:div>
        <w:div w:id="1979263709">
          <w:marLeft w:val="640"/>
          <w:marRight w:val="0"/>
          <w:marTop w:val="0"/>
          <w:marBottom w:val="0"/>
          <w:divBdr>
            <w:top w:val="none" w:sz="0" w:space="0" w:color="auto"/>
            <w:left w:val="none" w:sz="0" w:space="0" w:color="auto"/>
            <w:bottom w:val="none" w:sz="0" w:space="0" w:color="auto"/>
            <w:right w:val="none" w:sz="0" w:space="0" w:color="auto"/>
          </w:divBdr>
        </w:div>
      </w:divsChild>
    </w:div>
    <w:div w:id="1874806088">
      <w:bodyDiv w:val="1"/>
      <w:marLeft w:val="0"/>
      <w:marRight w:val="0"/>
      <w:marTop w:val="0"/>
      <w:marBottom w:val="0"/>
      <w:divBdr>
        <w:top w:val="none" w:sz="0" w:space="0" w:color="auto"/>
        <w:left w:val="none" w:sz="0" w:space="0" w:color="auto"/>
        <w:bottom w:val="none" w:sz="0" w:space="0" w:color="auto"/>
        <w:right w:val="none" w:sz="0" w:space="0" w:color="auto"/>
      </w:divBdr>
      <w:divsChild>
        <w:div w:id="1926300918">
          <w:marLeft w:val="640"/>
          <w:marRight w:val="0"/>
          <w:marTop w:val="0"/>
          <w:marBottom w:val="0"/>
          <w:divBdr>
            <w:top w:val="none" w:sz="0" w:space="0" w:color="auto"/>
            <w:left w:val="none" w:sz="0" w:space="0" w:color="auto"/>
            <w:bottom w:val="none" w:sz="0" w:space="0" w:color="auto"/>
            <w:right w:val="none" w:sz="0" w:space="0" w:color="auto"/>
          </w:divBdr>
        </w:div>
        <w:div w:id="1587229366">
          <w:marLeft w:val="640"/>
          <w:marRight w:val="0"/>
          <w:marTop w:val="0"/>
          <w:marBottom w:val="0"/>
          <w:divBdr>
            <w:top w:val="none" w:sz="0" w:space="0" w:color="auto"/>
            <w:left w:val="none" w:sz="0" w:space="0" w:color="auto"/>
            <w:bottom w:val="none" w:sz="0" w:space="0" w:color="auto"/>
            <w:right w:val="none" w:sz="0" w:space="0" w:color="auto"/>
          </w:divBdr>
        </w:div>
        <w:div w:id="21327600">
          <w:marLeft w:val="640"/>
          <w:marRight w:val="0"/>
          <w:marTop w:val="0"/>
          <w:marBottom w:val="0"/>
          <w:divBdr>
            <w:top w:val="none" w:sz="0" w:space="0" w:color="auto"/>
            <w:left w:val="none" w:sz="0" w:space="0" w:color="auto"/>
            <w:bottom w:val="none" w:sz="0" w:space="0" w:color="auto"/>
            <w:right w:val="none" w:sz="0" w:space="0" w:color="auto"/>
          </w:divBdr>
        </w:div>
        <w:div w:id="204754798">
          <w:marLeft w:val="640"/>
          <w:marRight w:val="0"/>
          <w:marTop w:val="0"/>
          <w:marBottom w:val="0"/>
          <w:divBdr>
            <w:top w:val="none" w:sz="0" w:space="0" w:color="auto"/>
            <w:left w:val="none" w:sz="0" w:space="0" w:color="auto"/>
            <w:bottom w:val="none" w:sz="0" w:space="0" w:color="auto"/>
            <w:right w:val="none" w:sz="0" w:space="0" w:color="auto"/>
          </w:divBdr>
        </w:div>
        <w:div w:id="1348630030">
          <w:marLeft w:val="640"/>
          <w:marRight w:val="0"/>
          <w:marTop w:val="0"/>
          <w:marBottom w:val="0"/>
          <w:divBdr>
            <w:top w:val="none" w:sz="0" w:space="0" w:color="auto"/>
            <w:left w:val="none" w:sz="0" w:space="0" w:color="auto"/>
            <w:bottom w:val="none" w:sz="0" w:space="0" w:color="auto"/>
            <w:right w:val="none" w:sz="0" w:space="0" w:color="auto"/>
          </w:divBdr>
        </w:div>
        <w:div w:id="405106972">
          <w:marLeft w:val="640"/>
          <w:marRight w:val="0"/>
          <w:marTop w:val="0"/>
          <w:marBottom w:val="0"/>
          <w:divBdr>
            <w:top w:val="none" w:sz="0" w:space="0" w:color="auto"/>
            <w:left w:val="none" w:sz="0" w:space="0" w:color="auto"/>
            <w:bottom w:val="none" w:sz="0" w:space="0" w:color="auto"/>
            <w:right w:val="none" w:sz="0" w:space="0" w:color="auto"/>
          </w:divBdr>
        </w:div>
        <w:div w:id="2041320466">
          <w:marLeft w:val="640"/>
          <w:marRight w:val="0"/>
          <w:marTop w:val="0"/>
          <w:marBottom w:val="0"/>
          <w:divBdr>
            <w:top w:val="none" w:sz="0" w:space="0" w:color="auto"/>
            <w:left w:val="none" w:sz="0" w:space="0" w:color="auto"/>
            <w:bottom w:val="none" w:sz="0" w:space="0" w:color="auto"/>
            <w:right w:val="none" w:sz="0" w:space="0" w:color="auto"/>
          </w:divBdr>
        </w:div>
        <w:div w:id="283275538">
          <w:marLeft w:val="640"/>
          <w:marRight w:val="0"/>
          <w:marTop w:val="0"/>
          <w:marBottom w:val="0"/>
          <w:divBdr>
            <w:top w:val="none" w:sz="0" w:space="0" w:color="auto"/>
            <w:left w:val="none" w:sz="0" w:space="0" w:color="auto"/>
            <w:bottom w:val="none" w:sz="0" w:space="0" w:color="auto"/>
            <w:right w:val="none" w:sz="0" w:space="0" w:color="auto"/>
          </w:divBdr>
        </w:div>
        <w:div w:id="1984462464">
          <w:marLeft w:val="640"/>
          <w:marRight w:val="0"/>
          <w:marTop w:val="0"/>
          <w:marBottom w:val="0"/>
          <w:divBdr>
            <w:top w:val="none" w:sz="0" w:space="0" w:color="auto"/>
            <w:left w:val="none" w:sz="0" w:space="0" w:color="auto"/>
            <w:bottom w:val="none" w:sz="0" w:space="0" w:color="auto"/>
            <w:right w:val="none" w:sz="0" w:space="0" w:color="auto"/>
          </w:divBdr>
        </w:div>
        <w:div w:id="656492577">
          <w:marLeft w:val="640"/>
          <w:marRight w:val="0"/>
          <w:marTop w:val="0"/>
          <w:marBottom w:val="0"/>
          <w:divBdr>
            <w:top w:val="none" w:sz="0" w:space="0" w:color="auto"/>
            <w:left w:val="none" w:sz="0" w:space="0" w:color="auto"/>
            <w:bottom w:val="none" w:sz="0" w:space="0" w:color="auto"/>
            <w:right w:val="none" w:sz="0" w:space="0" w:color="auto"/>
          </w:divBdr>
        </w:div>
        <w:div w:id="910118338">
          <w:marLeft w:val="640"/>
          <w:marRight w:val="0"/>
          <w:marTop w:val="0"/>
          <w:marBottom w:val="0"/>
          <w:divBdr>
            <w:top w:val="none" w:sz="0" w:space="0" w:color="auto"/>
            <w:left w:val="none" w:sz="0" w:space="0" w:color="auto"/>
            <w:bottom w:val="none" w:sz="0" w:space="0" w:color="auto"/>
            <w:right w:val="none" w:sz="0" w:space="0" w:color="auto"/>
          </w:divBdr>
        </w:div>
        <w:div w:id="674498375">
          <w:marLeft w:val="640"/>
          <w:marRight w:val="0"/>
          <w:marTop w:val="0"/>
          <w:marBottom w:val="0"/>
          <w:divBdr>
            <w:top w:val="none" w:sz="0" w:space="0" w:color="auto"/>
            <w:left w:val="none" w:sz="0" w:space="0" w:color="auto"/>
            <w:bottom w:val="none" w:sz="0" w:space="0" w:color="auto"/>
            <w:right w:val="none" w:sz="0" w:space="0" w:color="auto"/>
          </w:divBdr>
        </w:div>
        <w:div w:id="689332330">
          <w:marLeft w:val="640"/>
          <w:marRight w:val="0"/>
          <w:marTop w:val="0"/>
          <w:marBottom w:val="0"/>
          <w:divBdr>
            <w:top w:val="none" w:sz="0" w:space="0" w:color="auto"/>
            <w:left w:val="none" w:sz="0" w:space="0" w:color="auto"/>
            <w:bottom w:val="none" w:sz="0" w:space="0" w:color="auto"/>
            <w:right w:val="none" w:sz="0" w:space="0" w:color="auto"/>
          </w:divBdr>
        </w:div>
        <w:div w:id="1420367564">
          <w:marLeft w:val="640"/>
          <w:marRight w:val="0"/>
          <w:marTop w:val="0"/>
          <w:marBottom w:val="0"/>
          <w:divBdr>
            <w:top w:val="none" w:sz="0" w:space="0" w:color="auto"/>
            <w:left w:val="none" w:sz="0" w:space="0" w:color="auto"/>
            <w:bottom w:val="none" w:sz="0" w:space="0" w:color="auto"/>
            <w:right w:val="none" w:sz="0" w:space="0" w:color="auto"/>
          </w:divBdr>
        </w:div>
        <w:div w:id="350684834">
          <w:marLeft w:val="640"/>
          <w:marRight w:val="0"/>
          <w:marTop w:val="0"/>
          <w:marBottom w:val="0"/>
          <w:divBdr>
            <w:top w:val="none" w:sz="0" w:space="0" w:color="auto"/>
            <w:left w:val="none" w:sz="0" w:space="0" w:color="auto"/>
            <w:bottom w:val="none" w:sz="0" w:space="0" w:color="auto"/>
            <w:right w:val="none" w:sz="0" w:space="0" w:color="auto"/>
          </w:divBdr>
        </w:div>
        <w:div w:id="1947302728">
          <w:marLeft w:val="640"/>
          <w:marRight w:val="0"/>
          <w:marTop w:val="0"/>
          <w:marBottom w:val="0"/>
          <w:divBdr>
            <w:top w:val="none" w:sz="0" w:space="0" w:color="auto"/>
            <w:left w:val="none" w:sz="0" w:space="0" w:color="auto"/>
            <w:bottom w:val="none" w:sz="0" w:space="0" w:color="auto"/>
            <w:right w:val="none" w:sz="0" w:space="0" w:color="auto"/>
          </w:divBdr>
        </w:div>
        <w:div w:id="350881918">
          <w:marLeft w:val="640"/>
          <w:marRight w:val="0"/>
          <w:marTop w:val="0"/>
          <w:marBottom w:val="0"/>
          <w:divBdr>
            <w:top w:val="none" w:sz="0" w:space="0" w:color="auto"/>
            <w:left w:val="none" w:sz="0" w:space="0" w:color="auto"/>
            <w:bottom w:val="none" w:sz="0" w:space="0" w:color="auto"/>
            <w:right w:val="none" w:sz="0" w:space="0" w:color="auto"/>
          </w:divBdr>
        </w:div>
        <w:div w:id="1600599056">
          <w:marLeft w:val="640"/>
          <w:marRight w:val="0"/>
          <w:marTop w:val="0"/>
          <w:marBottom w:val="0"/>
          <w:divBdr>
            <w:top w:val="none" w:sz="0" w:space="0" w:color="auto"/>
            <w:left w:val="none" w:sz="0" w:space="0" w:color="auto"/>
            <w:bottom w:val="none" w:sz="0" w:space="0" w:color="auto"/>
            <w:right w:val="none" w:sz="0" w:space="0" w:color="auto"/>
          </w:divBdr>
        </w:div>
        <w:div w:id="1327317926">
          <w:marLeft w:val="640"/>
          <w:marRight w:val="0"/>
          <w:marTop w:val="0"/>
          <w:marBottom w:val="0"/>
          <w:divBdr>
            <w:top w:val="none" w:sz="0" w:space="0" w:color="auto"/>
            <w:left w:val="none" w:sz="0" w:space="0" w:color="auto"/>
            <w:bottom w:val="none" w:sz="0" w:space="0" w:color="auto"/>
            <w:right w:val="none" w:sz="0" w:space="0" w:color="auto"/>
          </w:divBdr>
        </w:div>
        <w:div w:id="1556818913">
          <w:marLeft w:val="640"/>
          <w:marRight w:val="0"/>
          <w:marTop w:val="0"/>
          <w:marBottom w:val="0"/>
          <w:divBdr>
            <w:top w:val="none" w:sz="0" w:space="0" w:color="auto"/>
            <w:left w:val="none" w:sz="0" w:space="0" w:color="auto"/>
            <w:bottom w:val="none" w:sz="0" w:space="0" w:color="auto"/>
            <w:right w:val="none" w:sz="0" w:space="0" w:color="auto"/>
          </w:divBdr>
        </w:div>
        <w:div w:id="1626035465">
          <w:marLeft w:val="640"/>
          <w:marRight w:val="0"/>
          <w:marTop w:val="0"/>
          <w:marBottom w:val="0"/>
          <w:divBdr>
            <w:top w:val="none" w:sz="0" w:space="0" w:color="auto"/>
            <w:left w:val="none" w:sz="0" w:space="0" w:color="auto"/>
            <w:bottom w:val="none" w:sz="0" w:space="0" w:color="auto"/>
            <w:right w:val="none" w:sz="0" w:space="0" w:color="auto"/>
          </w:divBdr>
        </w:div>
        <w:div w:id="1273322214">
          <w:marLeft w:val="640"/>
          <w:marRight w:val="0"/>
          <w:marTop w:val="0"/>
          <w:marBottom w:val="0"/>
          <w:divBdr>
            <w:top w:val="none" w:sz="0" w:space="0" w:color="auto"/>
            <w:left w:val="none" w:sz="0" w:space="0" w:color="auto"/>
            <w:bottom w:val="none" w:sz="0" w:space="0" w:color="auto"/>
            <w:right w:val="none" w:sz="0" w:space="0" w:color="auto"/>
          </w:divBdr>
        </w:div>
        <w:div w:id="1260678204">
          <w:marLeft w:val="640"/>
          <w:marRight w:val="0"/>
          <w:marTop w:val="0"/>
          <w:marBottom w:val="0"/>
          <w:divBdr>
            <w:top w:val="none" w:sz="0" w:space="0" w:color="auto"/>
            <w:left w:val="none" w:sz="0" w:space="0" w:color="auto"/>
            <w:bottom w:val="none" w:sz="0" w:space="0" w:color="auto"/>
            <w:right w:val="none" w:sz="0" w:space="0" w:color="auto"/>
          </w:divBdr>
        </w:div>
        <w:div w:id="1821383288">
          <w:marLeft w:val="640"/>
          <w:marRight w:val="0"/>
          <w:marTop w:val="0"/>
          <w:marBottom w:val="0"/>
          <w:divBdr>
            <w:top w:val="none" w:sz="0" w:space="0" w:color="auto"/>
            <w:left w:val="none" w:sz="0" w:space="0" w:color="auto"/>
            <w:bottom w:val="none" w:sz="0" w:space="0" w:color="auto"/>
            <w:right w:val="none" w:sz="0" w:space="0" w:color="auto"/>
          </w:divBdr>
        </w:div>
      </w:divsChild>
    </w:div>
    <w:div w:id="1938906369">
      <w:bodyDiv w:val="1"/>
      <w:marLeft w:val="0"/>
      <w:marRight w:val="0"/>
      <w:marTop w:val="0"/>
      <w:marBottom w:val="0"/>
      <w:divBdr>
        <w:top w:val="none" w:sz="0" w:space="0" w:color="auto"/>
        <w:left w:val="none" w:sz="0" w:space="0" w:color="auto"/>
        <w:bottom w:val="none" w:sz="0" w:space="0" w:color="auto"/>
        <w:right w:val="none" w:sz="0" w:space="0" w:color="auto"/>
      </w:divBdr>
    </w:div>
    <w:div w:id="2030376809">
      <w:bodyDiv w:val="1"/>
      <w:marLeft w:val="0"/>
      <w:marRight w:val="0"/>
      <w:marTop w:val="0"/>
      <w:marBottom w:val="0"/>
      <w:divBdr>
        <w:top w:val="none" w:sz="0" w:space="0" w:color="auto"/>
        <w:left w:val="none" w:sz="0" w:space="0" w:color="auto"/>
        <w:bottom w:val="none" w:sz="0" w:space="0" w:color="auto"/>
        <w:right w:val="none" w:sz="0" w:space="0" w:color="auto"/>
      </w:divBdr>
    </w:div>
    <w:div w:id="2114015884">
      <w:bodyDiv w:val="1"/>
      <w:marLeft w:val="0"/>
      <w:marRight w:val="0"/>
      <w:marTop w:val="0"/>
      <w:marBottom w:val="0"/>
      <w:divBdr>
        <w:top w:val="none" w:sz="0" w:space="0" w:color="auto"/>
        <w:left w:val="none" w:sz="0" w:space="0" w:color="auto"/>
        <w:bottom w:val="none" w:sz="0" w:space="0" w:color="auto"/>
        <w:right w:val="none" w:sz="0" w:space="0" w:color="auto"/>
      </w:divBdr>
      <w:divsChild>
        <w:div w:id="944653789">
          <w:marLeft w:val="640"/>
          <w:marRight w:val="0"/>
          <w:marTop w:val="0"/>
          <w:marBottom w:val="0"/>
          <w:divBdr>
            <w:top w:val="none" w:sz="0" w:space="0" w:color="auto"/>
            <w:left w:val="none" w:sz="0" w:space="0" w:color="auto"/>
            <w:bottom w:val="none" w:sz="0" w:space="0" w:color="auto"/>
            <w:right w:val="none" w:sz="0" w:space="0" w:color="auto"/>
          </w:divBdr>
        </w:div>
        <w:div w:id="1092241757">
          <w:marLeft w:val="640"/>
          <w:marRight w:val="0"/>
          <w:marTop w:val="0"/>
          <w:marBottom w:val="0"/>
          <w:divBdr>
            <w:top w:val="none" w:sz="0" w:space="0" w:color="auto"/>
            <w:left w:val="none" w:sz="0" w:space="0" w:color="auto"/>
            <w:bottom w:val="none" w:sz="0" w:space="0" w:color="auto"/>
            <w:right w:val="none" w:sz="0" w:space="0" w:color="auto"/>
          </w:divBdr>
        </w:div>
        <w:div w:id="437603960">
          <w:marLeft w:val="640"/>
          <w:marRight w:val="0"/>
          <w:marTop w:val="0"/>
          <w:marBottom w:val="0"/>
          <w:divBdr>
            <w:top w:val="none" w:sz="0" w:space="0" w:color="auto"/>
            <w:left w:val="none" w:sz="0" w:space="0" w:color="auto"/>
            <w:bottom w:val="none" w:sz="0" w:space="0" w:color="auto"/>
            <w:right w:val="none" w:sz="0" w:space="0" w:color="auto"/>
          </w:divBdr>
        </w:div>
        <w:div w:id="1952592661">
          <w:marLeft w:val="640"/>
          <w:marRight w:val="0"/>
          <w:marTop w:val="0"/>
          <w:marBottom w:val="0"/>
          <w:divBdr>
            <w:top w:val="none" w:sz="0" w:space="0" w:color="auto"/>
            <w:left w:val="none" w:sz="0" w:space="0" w:color="auto"/>
            <w:bottom w:val="none" w:sz="0" w:space="0" w:color="auto"/>
            <w:right w:val="none" w:sz="0" w:space="0" w:color="auto"/>
          </w:divBdr>
        </w:div>
        <w:div w:id="1339235601">
          <w:marLeft w:val="640"/>
          <w:marRight w:val="0"/>
          <w:marTop w:val="0"/>
          <w:marBottom w:val="0"/>
          <w:divBdr>
            <w:top w:val="none" w:sz="0" w:space="0" w:color="auto"/>
            <w:left w:val="none" w:sz="0" w:space="0" w:color="auto"/>
            <w:bottom w:val="none" w:sz="0" w:space="0" w:color="auto"/>
            <w:right w:val="none" w:sz="0" w:space="0" w:color="auto"/>
          </w:divBdr>
        </w:div>
        <w:div w:id="317924040">
          <w:marLeft w:val="640"/>
          <w:marRight w:val="0"/>
          <w:marTop w:val="0"/>
          <w:marBottom w:val="0"/>
          <w:divBdr>
            <w:top w:val="none" w:sz="0" w:space="0" w:color="auto"/>
            <w:left w:val="none" w:sz="0" w:space="0" w:color="auto"/>
            <w:bottom w:val="none" w:sz="0" w:space="0" w:color="auto"/>
            <w:right w:val="none" w:sz="0" w:space="0" w:color="auto"/>
          </w:divBdr>
        </w:div>
        <w:div w:id="1404568305">
          <w:marLeft w:val="640"/>
          <w:marRight w:val="0"/>
          <w:marTop w:val="0"/>
          <w:marBottom w:val="0"/>
          <w:divBdr>
            <w:top w:val="none" w:sz="0" w:space="0" w:color="auto"/>
            <w:left w:val="none" w:sz="0" w:space="0" w:color="auto"/>
            <w:bottom w:val="none" w:sz="0" w:space="0" w:color="auto"/>
            <w:right w:val="none" w:sz="0" w:space="0" w:color="auto"/>
          </w:divBdr>
        </w:div>
        <w:div w:id="1657563725">
          <w:marLeft w:val="640"/>
          <w:marRight w:val="0"/>
          <w:marTop w:val="0"/>
          <w:marBottom w:val="0"/>
          <w:divBdr>
            <w:top w:val="none" w:sz="0" w:space="0" w:color="auto"/>
            <w:left w:val="none" w:sz="0" w:space="0" w:color="auto"/>
            <w:bottom w:val="none" w:sz="0" w:space="0" w:color="auto"/>
            <w:right w:val="none" w:sz="0" w:space="0" w:color="auto"/>
          </w:divBdr>
        </w:div>
        <w:div w:id="756944821">
          <w:marLeft w:val="640"/>
          <w:marRight w:val="0"/>
          <w:marTop w:val="0"/>
          <w:marBottom w:val="0"/>
          <w:divBdr>
            <w:top w:val="none" w:sz="0" w:space="0" w:color="auto"/>
            <w:left w:val="none" w:sz="0" w:space="0" w:color="auto"/>
            <w:bottom w:val="none" w:sz="0" w:space="0" w:color="auto"/>
            <w:right w:val="none" w:sz="0" w:space="0" w:color="auto"/>
          </w:divBdr>
        </w:div>
        <w:div w:id="698513339">
          <w:marLeft w:val="640"/>
          <w:marRight w:val="0"/>
          <w:marTop w:val="0"/>
          <w:marBottom w:val="0"/>
          <w:divBdr>
            <w:top w:val="none" w:sz="0" w:space="0" w:color="auto"/>
            <w:left w:val="none" w:sz="0" w:space="0" w:color="auto"/>
            <w:bottom w:val="none" w:sz="0" w:space="0" w:color="auto"/>
            <w:right w:val="none" w:sz="0" w:space="0" w:color="auto"/>
          </w:divBdr>
        </w:div>
        <w:div w:id="1964073833">
          <w:marLeft w:val="640"/>
          <w:marRight w:val="0"/>
          <w:marTop w:val="0"/>
          <w:marBottom w:val="0"/>
          <w:divBdr>
            <w:top w:val="none" w:sz="0" w:space="0" w:color="auto"/>
            <w:left w:val="none" w:sz="0" w:space="0" w:color="auto"/>
            <w:bottom w:val="none" w:sz="0" w:space="0" w:color="auto"/>
            <w:right w:val="none" w:sz="0" w:space="0" w:color="auto"/>
          </w:divBdr>
        </w:div>
        <w:div w:id="1286034890">
          <w:marLeft w:val="640"/>
          <w:marRight w:val="0"/>
          <w:marTop w:val="0"/>
          <w:marBottom w:val="0"/>
          <w:divBdr>
            <w:top w:val="none" w:sz="0" w:space="0" w:color="auto"/>
            <w:left w:val="none" w:sz="0" w:space="0" w:color="auto"/>
            <w:bottom w:val="none" w:sz="0" w:space="0" w:color="auto"/>
            <w:right w:val="none" w:sz="0" w:space="0" w:color="auto"/>
          </w:divBdr>
        </w:div>
        <w:div w:id="1289552150">
          <w:marLeft w:val="640"/>
          <w:marRight w:val="0"/>
          <w:marTop w:val="0"/>
          <w:marBottom w:val="0"/>
          <w:divBdr>
            <w:top w:val="none" w:sz="0" w:space="0" w:color="auto"/>
            <w:left w:val="none" w:sz="0" w:space="0" w:color="auto"/>
            <w:bottom w:val="none" w:sz="0" w:space="0" w:color="auto"/>
            <w:right w:val="none" w:sz="0" w:space="0" w:color="auto"/>
          </w:divBdr>
        </w:div>
        <w:div w:id="583144573">
          <w:marLeft w:val="640"/>
          <w:marRight w:val="0"/>
          <w:marTop w:val="0"/>
          <w:marBottom w:val="0"/>
          <w:divBdr>
            <w:top w:val="none" w:sz="0" w:space="0" w:color="auto"/>
            <w:left w:val="none" w:sz="0" w:space="0" w:color="auto"/>
            <w:bottom w:val="none" w:sz="0" w:space="0" w:color="auto"/>
            <w:right w:val="none" w:sz="0" w:space="0" w:color="auto"/>
          </w:divBdr>
        </w:div>
        <w:div w:id="273944674">
          <w:marLeft w:val="640"/>
          <w:marRight w:val="0"/>
          <w:marTop w:val="0"/>
          <w:marBottom w:val="0"/>
          <w:divBdr>
            <w:top w:val="none" w:sz="0" w:space="0" w:color="auto"/>
            <w:left w:val="none" w:sz="0" w:space="0" w:color="auto"/>
            <w:bottom w:val="none" w:sz="0" w:space="0" w:color="auto"/>
            <w:right w:val="none" w:sz="0" w:space="0" w:color="auto"/>
          </w:divBdr>
        </w:div>
        <w:div w:id="280260573">
          <w:marLeft w:val="640"/>
          <w:marRight w:val="0"/>
          <w:marTop w:val="0"/>
          <w:marBottom w:val="0"/>
          <w:divBdr>
            <w:top w:val="none" w:sz="0" w:space="0" w:color="auto"/>
            <w:left w:val="none" w:sz="0" w:space="0" w:color="auto"/>
            <w:bottom w:val="none" w:sz="0" w:space="0" w:color="auto"/>
            <w:right w:val="none" w:sz="0" w:space="0" w:color="auto"/>
          </w:divBdr>
        </w:div>
        <w:div w:id="220798336">
          <w:marLeft w:val="640"/>
          <w:marRight w:val="0"/>
          <w:marTop w:val="0"/>
          <w:marBottom w:val="0"/>
          <w:divBdr>
            <w:top w:val="none" w:sz="0" w:space="0" w:color="auto"/>
            <w:left w:val="none" w:sz="0" w:space="0" w:color="auto"/>
            <w:bottom w:val="none" w:sz="0" w:space="0" w:color="auto"/>
            <w:right w:val="none" w:sz="0" w:space="0" w:color="auto"/>
          </w:divBdr>
        </w:div>
        <w:div w:id="1285960876">
          <w:marLeft w:val="640"/>
          <w:marRight w:val="0"/>
          <w:marTop w:val="0"/>
          <w:marBottom w:val="0"/>
          <w:divBdr>
            <w:top w:val="none" w:sz="0" w:space="0" w:color="auto"/>
            <w:left w:val="none" w:sz="0" w:space="0" w:color="auto"/>
            <w:bottom w:val="none" w:sz="0" w:space="0" w:color="auto"/>
            <w:right w:val="none" w:sz="0" w:space="0" w:color="auto"/>
          </w:divBdr>
        </w:div>
        <w:div w:id="939918443">
          <w:marLeft w:val="640"/>
          <w:marRight w:val="0"/>
          <w:marTop w:val="0"/>
          <w:marBottom w:val="0"/>
          <w:divBdr>
            <w:top w:val="none" w:sz="0" w:space="0" w:color="auto"/>
            <w:left w:val="none" w:sz="0" w:space="0" w:color="auto"/>
            <w:bottom w:val="none" w:sz="0" w:space="0" w:color="auto"/>
            <w:right w:val="none" w:sz="0" w:space="0" w:color="auto"/>
          </w:divBdr>
        </w:div>
        <w:div w:id="409498091">
          <w:marLeft w:val="640"/>
          <w:marRight w:val="0"/>
          <w:marTop w:val="0"/>
          <w:marBottom w:val="0"/>
          <w:divBdr>
            <w:top w:val="none" w:sz="0" w:space="0" w:color="auto"/>
            <w:left w:val="none" w:sz="0" w:space="0" w:color="auto"/>
            <w:bottom w:val="none" w:sz="0" w:space="0" w:color="auto"/>
            <w:right w:val="none" w:sz="0" w:space="0" w:color="auto"/>
          </w:divBdr>
        </w:div>
        <w:div w:id="1636712527">
          <w:marLeft w:val="640"/>
          <w:marRight w:val="0"/>
          <w:marTop w:val="0"/>
          <w:marBottom w:val="0"/>
          <w:divBdr>
            <w:top w:val="none" w:sz="0" w:space="0" w:color="auto"/>
            <w:left w:val="none" w:sz="0" w:space="0" w:color="auto"/>
            <w:bottom w:val="none" w:sz="0" w:space="0" w:color="auto"/>
            <w:right w:val="none" w:sz="0" w:space="0" w:color="auto"/>
          </w:divBdr>
        </w:div>
        <w:div w:id="1075979009">
          <w:marLeft w:val="640"/>
          <w:marRight w:val="0"/>
          <w:marTop w:val="0"/>
          <w:marBottom w:val="0"/>
          <w:divBdr>
            <w:top w:val="none" w:sz="0" w:space="0" w:color="auto"/>
            <w:left w:val="none" w:sz="0" w:space="0" w:color="auto"/>
            <w:bottom w:val="none" w:sz="0" w:space="0" w:color="auto"/>
            <w:right w:val="none" w:sz="0" w:space="0" w:color="auto"/>
          </w:divBdr>
        </w:div>
        <w:div w:id="1686446491">
          <w:marLeft w:val="640"/>
          <w:marRight w:val="0"/>
          <w:marTop w:val="0"/>
          <w:marBottom w:val="0"/>
          <w:divBdr>
            <w:top w:val="none" w:sz="0" w:space="0" w:color="auto"/>
            <w:left w:val="none" w:sz="0" w:space="0" w:color="auto"/>
            <w:bottom w:val="none" w:sz="0" w:space="0" w:color="auto"/>
            <w:right w:val="none" w:sz="0" w:space="0" w:color="auto"/>
          </w:divBdr>
        </w:div>
        <w:div w:id="1325013956">
          <w:marLeft w:val="640"/>
          <w:marRight w:val="0"/>
          <w:marTop w:val="0"/>
          <w:marBottom w:val="0"/>
          <w:divBdr>
            <w:top w:val="none" w:sz="0" w:space="0" w:color="auto"/>
            <w:left w:val="none" w:sz="0" w:space="0" w:color="auto"/>
            <w:bottom w:val="none" w:sz="0" w:space="0" w:color="auto"/>
            <w:right w:val="none" w:sz="0" w:space="0" w:color="auto"/>
          </w:divBdr>
        </w:div>
        <w:div w:id="981233496">
          <w:marLeft w:val="640"/>
          <w:marRight w:val="0"/>
          <w:marTop w:val="0"/>
          <w:marBottom w:val="0"/>
          <w:divBdr>
            <w:top w:val="none" w:sz="0" w:space="0" w:color="auto"/>
            <w:left w:val="none" w:sz="0" w:space="0" w:color="auto"/>
            <w:bottom w:val="none" w:sz="0" w:space="0" w:color="auto"/>
            <w:right w:val="none" w:sz="0" w:space="0" w:color="auto"/>
          </w:divBdr>
        </w:div>
        <w:div w:id="465321258">
          <w:marLeft w:val="640"/>
          <w:marRight w:val="0"/>
          <w:marTop w:val="0"/>
          <w:marBottom w:val="0"/>
          <w:divBdr>
            <w:top w:val="none" w:sz="0" w:space="0" w:color="auto"/>
            <w:left w:val="none" w:sz="0" w:space="0" w:color="auto"/>
            <w:bottom w:val="none" w:sz="0" w:space="0" w:color="auto"/>
            <w:right w:val="none" w:sz="0" w:space="0" w:color="auto"/>
          </w:divBdr>
        </w:div>
        <w:div w:id="63308066">
          <w:marLeft w:val="640"/>
          <w:marRight w:val="0"/>
          <w:marTop w:val="0"/>
          <w:marBottom w:val="0"/>
          <w:divBdr>
            <w:top w:val="none" w:sz="0" w:space="0" w:color="auto"/>
            <w:left w:val="none" w:sz="0" w:space="0" w:color="auto"/>
            <w:bottom w:val="none" w:sz="0" w:space="0" w:color="auto"/>
            <w:right w:val="none" w:sz="0" w:space="0" w:color="auto"/>
          </w:divBdr>
        </w:div>
      </w:divsChild>
    </w:div>
    <w:div w:id="2118452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3-2690-3542" TargetMode="External"/><Relationship Id="rId13" Type="http://schemas.openxmlformats.org/officeDocument/2006/relationships/hyperlink" Target="https://w3.lmt.ens-cachan.fr/site/php_perso/perso_page_lmt.php?nom=HILD" TargetMode="External"/><Relationship Id="rId18" Type="http://schemas.openxmlformats.org/officeDocument/2006/relationships/hyperlink" Target="http://biomecanique.ensam.eu/"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doi.org/10.48550/arXiv.2412.07374" TargetMode="External"/><Relationship Id="rId7" Type="http://schemas.openxmlformats.org/officeDocument/2006/relationships/endnotes" Target="endnotes.xml"/><Relationship Id="rId12" Type="http://schemas.openxmlformats.org/officeDocument/2006/relationships/hyperlink" Target="https://wwwfr.uni.lu/recherche/fstm/doe/members/stephane_bordas" TargetMode="External"/><Relationship Id="rId17" Type="http://schemas.openxmlformats.org/officeDocument/2006/relationships/hyperlink" Target="http://biomecanique.ensam.eu/"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ites.google.com/site/cpyrohan/home" TargetMode="External"/><Relationship Id="rId20" Type="http://schemas.openxmlformats.org/officeDocument/2006/relationships/hyperlink" Target="https://www.scipedia.com/public/Kerachni_et_al_2024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me-paris.com/program/master-2/biomechanics/"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3.lmt.ens-cachan.fr/site/php_perso/perso_page_lmt.php?nom=HILD" TargetMode="External"/><Relationship Id="rId23" Type="http://schemas.openxmlformats.org/officeDocument/2006/relationships/hyperlink" Target="https://sb2021stetienne.sciencesconf.org/" TargetMode="External"/><Relationship Id="rId10" Type="http://schemas.openxmlformats.org/officeDocument/2006/relationships/hyperlink" Target="https://legato-team.eu/" TargetMode="External"/><Relationship Id="rId19" Type="http://schemas.openxmlformats.org/officeDocument/2006/relationships/hyperlink" Target="https://w3.lmt.ens-cachan.fr/site/php_perso/perso_page_lmt.php?nom=HILD" TargetMode="External"/><Relationship Id="rId4" Type="http://schemas.openxmlformats.org/officeDocument/2006/relationships/settings" Target="settings.xml"/><Relationship Id="rId9" Type="http://schemas.openxmlformats.org/officeDocument/2006/relationships/hyperlink" Target="http://amis-uni.lu/" TargetMode="External"/><Relationship Id="rId14" Type="http://schemas.openxmlformats.org/officeDocument/2006/relationships/hyperlink" Target="https://wwwfr.uni.lu/recherche/fstm/doe/members/stephane_bordas" TargetMode="External"/><Relationship Id="rId22" Type="http://schemas.openxmlformats.org/officeDocument/2006/relationships/hyperlink" Target="https://www.wcb2022.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02B62F-D8AA-48F5-A573-F2CDBFA1B170}">
  <we:reference id="wa104382081" version="1.35.0.0" store="fr-FR" storeType="OMEX"/>
  <we:alternateReferences>
    <we:reference id="wa104382081" version="1.35.0.0" store="fr-FR" storeType="OMEX"/>
  </we:alternateReferences>
  <we:properties>
    <we:property name="MENDELEY_CITATIONS" value="[{&quot;citationID&quot;:&quot;MENDELEY_CITATION_9b6674bf-697b-40c4-b0e4-e2f8b206f7d8&quot;,&quot;properties&quot;:{&quot;noteIndex&quot;:0},&quot;isEdited&quot;:false,&quot;manualOverride&quot;:{&quot;isManuallyOverridden&quot;:false,&quot;citeprocText&quot;:&quot;[1]&quot;,&quot;manualOverrideText&quot;:&quot;&quot;},&quot;citationItems&quot;:[{&quot;id&quot;:&quot;efed4ca0-ecc1-3bf4-a881-f453d16cc44c&quot;,&quot;itemData&quot;:{&quot;type&quot;:&quot;article-journal&quot;,&quot;id&quot;:&quot;efed4ca0-ecc1-3bf4-a881-f453d16cc44c&quot;,&quot;title&quot;:&quot;Pressure Induced Deep Tissue Injury Explained&quot;,&quot;author&quot;:[{&quot;family&quot;:&quot;Oomens&quot;,&quot;given&quot;:&quot;Cees W.J.&quot;,&quot;parse-names&quot;:false,&quot;dropping-particle&quot;:&quot;&quot;,&quot;non-dropping-particle&quot;:&quot;&quot;},{&quot;family&quot;:&quot;Bader&quot;,&quot;given&quot;:&quot;Daniel L.&quot;,&quot;parse-names&quot;:false,&quot;dropping-particle&quot;:&quot;&quot;,&quot;non-dropping-particle&quot;:&quot;&quot;},{&quot;family&quot;:&quot;Loerakker&quot;,&quot;given&quot;:&quot;Sandra&quot;,&quot;parse-names&quot;:false,&quot;dropping-particle&quot;:&quot;&quot;,&quot;non-dropping-particle&quot;:&quot;&quot;},{&quot;family&quot;:&quot;Baaijens&quot;,&quot;given&quot;:&quot;Frank&quot;,&quot;parse-names&quot;:false,&quot;dropping-particle&quot;:&quot;&quot;,&quot;non-dropping-particle&quot;:&quot;&quot;}],&quot;container-title&quot;:&quot;Annals of Biomedical Engineering 2014 43:2&quot;,&quot;accessed&quot;:{&quot;date-parts&quot;:[[2022,2,19]]},&quot;DOI&quot;:&quot;10.1007/S10439-014-1202-6&quot;,&quot;ISSN&quot;:&quot;1573-9686&quot;,&quot;PMID&quot;:&quot;25480479&quot;,&quot;URL&quot;:&quot;https://link.springer.com/article/10.1007/s10439-014-1202-6&quot;,&quot;issued&quot;:{&quot;date-parts&quot;:[[2014,12,6]]},&quot;page&quot;:&quot;297-305&quot;,&quot;abstract&quot;:&quot;The paper describes the current views on the cause of a sub-class of pressure ulcers known as pressure induced deep tissue injury (DTI). A multi-scale approach was adopted using model systems ranging from single cells in culture, tissue engineered muscle to animal studies with small animals. This has led to a clear understanding on two damage mechanisms associated with the development of DTI. Direct deformation results from high, but physiologically relevant, strains and is a process that leads to the first signs of cell damage within minutes. Ischaemic damage is caused by occlusion of blood vessels, but takes several hours to develop. The paper ends with some clinical consequences.&quot;,&quot;publisher&quot;:&quot;Springer&quot;,&quot;issue&quot;:&quot;2&quot;,&quot;volume&quot;:&quot;43&quot;,&quot;expandedJournalTitle&quot;:&quot;Annals of Biomedical Engineering 2014 43:2&quot;},&quot;isTemporary&quot;:false}],&quot;citationTag&quot;:&quot;MENDELEY_CITATION_v3_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&quot;},{&quot;citationID&quot;:&quot;MENDELEY_CITATION_200f2e48-e2cb-4ec5-a475-81543ef9e29a&quot;,&quot;properties&quot;:{&quot;noteIndex&quot;:0},&quot;isEdited&quot;:false,&quot;manualOverride&quot;:{&quot;isManuallyOverridden&quot;:false,&quot;citeprocText&quot;:&quot;[2], [3]&quot;,&quot;manualOverrideText&quot;:&quot;&quot;},&quot;citationItems&quot;:[{&quot;id&quot;:&quot;7a7c1ca1-0cb0-373b-9e7c-554c5d8f35aa&quot;,&quot;itemData&quot;:{&quot;type&quot;:&quot;article-journal&quot;,&quot;id&quot;:&quot;7a7c1ca1-0cb0-373b-9e7c-554c5d8f35aa&quot;,&quot;title&quot;:&quot;Role of ischemia and deformation in the onset of compression-induced deep tissue injury: MRI-based studies in a rat model&quot;,&quot;author&quot;:[{&quot;family&quot;:&quot;Stekelenburg&quot;,&quot;given&quot;:&quot;Anke&quot;,&quot;parse-names&quot;:false,&quot;dropping-particle&quot;:&quot;&quot;,&quot;non-dropping-particle&quot;:&quot;&quot;},{&quot;family&quot;:&quot;Strijkers&quot;,&quot;given&quot;:&quot;Gustav J.&quot;,&quot;parse-names&quot;:false,&quot;dropping-particle&quot;:&quot;&quot;,&quot;non-dropping-particle&quot;:&quot;&quot;},{&quot;family&quot;:&quot;Parusel&quot;,&quot;given&quot;:&quot;Henry&quot;,&quot;parse-names&quot;:false,&quot;dropping-particle&quot;:&quot;&quot;,&quot;non-dropping-particle&quot;:&quot;&quot;},{&quot;family&quot;:&quot;Bader&quot;,&quot;given&quot;:&quot;Dan L.&quot;,&quot;parse-names&quot;:false,&quot;dropping-particle&quot;:&quot;&quot;,&quot;non-dropping-particle&quot;:&quot;&quot;},{&quot;family&quot;:&quot;Nicolay&quot;,&quot;given&quot;:&quot;Klaas&quot;,&quot;parse-names&quot;:false,&quot;dropping-particle&quot;:&quot;&quot;,&quot;non-dropping-particle&quot;:&quot;&quot;},{&quot;family&quot;:&quot;Oomens&quot;,&quot;given&quot;:&quot;Cees W.&quot;,&quot;parse-names&quot;:false,&quot;dropping-particle&quot;:&quot;&quot;,&quot;non-dropping-particle&quot;:&quot;&quot;}],&quot;container-title&quot;:&quot;Journal of Applied Physiology&quot;,&quot;accessed&quot;:{&quot;date-parts&quot;:[[2022,2,19]]},&quot;DOI&quot;:&quot;10.1152/JAPPLPHYSIOL.01115.2006/ASSET/IMAGES/LARGE/ZDG0050772310008.JPEG&quot;,&quot;ISSN&quot;:&quot;87507587&quot;,&quot;PMID&quot;:&quot;17255369&quot;,&quot;URL&quot;:&quot;https://journals.physiology.org/doi/abs/10.1152/japplphysiol.01115.2006&quot;,&quot;issued&quot;:{&quot;date-parts&quot;:[[2007,5]]},&quot;page&quot;:&quot;2002-2011&quot;,&quot;abstract&quot;:&quot;A rat model was used to distinguish between the different factors that contribute to muscle tissue damage related to deep pressure ulcers that develop after compressive loading. The separate and combined effects of ischemia and deformation were studied. Loading was applied to the hindlimb of rats for 2 h. Muscle tissue was examined using MR imaging (MRI) and histology. An MR-compatible loading device allowed simultaneous loading and measurement of tissue status. Two separate loading protocols incorporated uniaxial loading, resulting in tissue compression and ischemic loading. Uniaxial loading was applied to the tibialis anterior by means of an indenter, and ischemic loading was accomplished with an inflatable tourniquet. Deformation of the muscle tissue during uniaxial loading was measured using MR tagging. Compression of the tissues for 2 h led to increased T2 values, which were correlated to necrotic regions in the tibialis anterior. Perfusion measurements, by means of contrast-enhanced MRI, indicated a large ischemic region during indentation. Pure ischemic loading for 2 h led to reversible tissue changes. From the MR-tagging experiments, local strain fields were calculated. A 4.5-mm deformation, corresponding to a surface pressure of 150 kPa, resulted in maximum shear strain up to 1.0. There was a good correlation between the location of damage and the location of high shear strain. It was concluded that the large deformations, in conjunction with ischemia, provided the main trigger for irreversible muscle damage. Copyright © 2007 the American Physiological Society.&quot;,&quot;publisher&quot;:&quot;American Physiological Society&quot;,&quot;issue&quot;:&quot;5&quot;,&quot;volume&quot;:&quot;102&quot;,&quot;expandedJournalTitle&quot;:&quot;Journal of Applied Physiology&quot;},&quot;isTemporary&quot;:false},{&quot;id&quot;:&quot;1974e9b5-f5a5-31ec-98c0-15a5f8d9769a&quot;,&quot;itemData&quot;:{&quot;type&quot;:&quot;article-journal&quot;,&quot;id&quot;:&quot;1974e9b5-f5a5-31ec-98c0-15a5f8d9769a&quot;,&quot;title&quot;:&quot;The effects of deformation, ischemia, and reperfusion on the development of muscle damage during prolonged loading&quot;,&quot;author&quot;:[{&quot;family&quot;:&quot;Loerakker&quot;,&quot;given&quot;:&quot;S.&quot;,&quot;parse-names&quot;:false,&quot;dropping-particle&quot;:&quot;&quot;,&quot;non-dropping-particle&quot;:&quot;&quot;},{&quot;family&quot;:&quot;Manders&quot;,&quot;given&quot;:&quot;E.&quot;,&quot;parse-names&quot;:false,&quot;dropping-particle&quot;:&quot;&quot;,&quot;non-dropping-particle&quot;:&quot;&quot;},{&quot;family&quot;:&quot;Strijkers&quot;,&quot;given&quot;:&quot;G. J.&quot;,&quot;parse-names&quot;:false,&quot;dropping-particle&quot;:&quot;&quot;,&quot;non-dropping-particle&quot;:&quot;&quot;},{&quot;family&quot;:&quot;Nicolay&quot;,&quot;given&quot;:&quot;K.&quot;,&quot;parse-names&quot;:false,&quot;dropping-particle&quot;:&quot;&quot;,&quot;non-dropping-particle&quot;:&quot;&quot;},{&quot;family&quot;:&quot;Baaijens&quot;,&quot;given&quot;:&quot;F. P.T.&quot;,&quot;parse-names&quot;:false,&quot;dropping-particle&quot;:&quot;&quot;,&quot;non-dropping-particle&quot;:&quot;&quot;},{&quot;family&quot;:&quot;Bader&quot;,&quot;given&quot;:&quot;D. L.&quot;,&quot;parse-names&quot;:false,&quot;dropping-particle&quot;:&quot;&quot;,&quot;non-dropping-particle&quot;:&quot;&quot;},{&quot;family&quot;:&quot;Oomens&quot;,&quot;given&quot;:&quot;C. W.J.&quot;,&quot;parse-names&quot;:false,&quot;dropping-particle&quot;:&quot;&quot;,&quot;non-dropping-particle&quot;:&quot;&quot;}],&quot;container-title&quot;:&quot;Journal of Applied Physiology&quot;,&quot;accessed&quot;:{&quot;date-parts&quot;:[[2022,2,19]]},&quot;DOI&quot;:&quot;10.1152/JAPPLPHYSIOL.00389.2011/ASSET/IMAGES/LARGE/ZDG0101197580008.JPEG&quot;,&quot;ISSN&quot;:&quot;87507587&quot;,&quot;PMID&quot;:&quot;21757578&quot;,&quot;URL&quot;:&quot;https://journals.physiology.org/doi/abs/10.1152/japplphysiol.00389.2011&quot;,&quot;issued&quot;:{&quot;date-parts&quot;:[[2011,10]]},&quot;page&quot;:&quot;1168-1177&quot;,&quot;abstract&quot;:&quot;Deep tissue injury (DTI) is a severe form of pressure ulcer where tissue damage starts in deep tissues underneath intact skin. In the present study, the contributions of deformation, ischemia, and reperfusion to skeletal muscle damage development were examined in a rat model during a 6-h period. Magnetic resonance imaging (MRI) was used to study perfusion (contrast-enhanced MRI) and tissue integrity (T2-weighted MRI). The levels of tissue deformation were estimated using finite element models. Complete ischemia caused a gradual homogeneous increase in T2 (̃20% during the 6-h period). The effect of reperfusion on T2 was highly variable, depending on the anatomical location. In experiments involving deformation, inevitably associated with partial ischemia, a variable T2 increase (17-66% during the 6-h period) was observed reflecting the significant variation in deformation (with two-dimensional strain energies of 0.60 -1.51 J/mm) and ischemia (50.8-99.8% of the leg) between experiments. These results imply that deformation, ischemia, and reperfusion all contribute to the damage process during prolonged loading, although their importance varies with time. The critical deformation threshold and period of ischemia that cause muscle damage will certainly vary between individuals. These variations are related to intrinsic factors, such as pathological state, which partly explain the individual susceptibility to the development of DTI and highlight the need for regular assessments of individual subjects. Copyright © 2011 the American 1150 Physiological Society.&quot;,&quot;publisher&quot;:&quot; American Physiological Society Bethesda, MD&quot;,&quot;issue&quot;:&quot;4&quot;,&quot;volume&quot;:&quot;111&quot;,&quot;expandedJournalTitle&quot;:&quot;Journal of Applied Physiology&quot;},&quot;isTemporary&quot;:false}],&quot;citationTag&quot;:&quot;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&quot;},{&quot;citationID&quot;:&quot;MENDELEY_CITATION_d656d7e5-a400-439c-b462-9ebfe21e1aa7&quot;,&quot;properties&quot;:{&quot;noteIndex&quot;:0},&quot;isEdited&quot;:false,&quot;manualOverride&quot;:{&quot;isManuallyOverridden&quot;:false,&quot;citeprocText&quot;:&quot;[4]&quot;,&quot;manualOverrideText&quot;:&quot;&quot;},&quot;citationItems&quot;:[{&quot;id&quot;:&quot;ab2d8c7d-5434-3e49-83ab-b0a4eac788d1&quot;,&quot;itemData&quot;:{&quot;type&quot;:&quot;article-journal&quot;,&quot;id&quot;:&quot;ab2d8c7d-5434-3e49-83ab-b0a4eac788d1&quot;,&quot;title&quot;:&quot;Compression-induced damage and internal tissue strains are related&quot;,&quot;author&quot;:[{&quot;family&quot;:&quot;Ceelen&quot;,&quot;given&quot;:&quot;K. K.&quot;,&quot;parse-names&quot;:false,&quot;dropping-particle&quot;:&quot;&quot;,&quot;non-dropping-particle&quot;:&quot;&quot;},{&quot;family&quot;:&quot;Stekelenburg&quot;,&quot;given&quot;:&quot;A.&quot;,&quot;parse-names&quot;:false,&quot;dropping-particle&quot;:&quot;&quot;,&quot;non-dropping-particle&quot;:&quot;&quot;},{&quot;family&quot;:&quot;Loerakker&quot;,&quot;given&quot;:&quot;S.&quot;,&quot;parse-names&quot;:false,&quot;dropping-particle&quot;:&quot;&quot;,&quot;non-dropping-particle&quot;:&quot;&quot;},{&quot;family&quot;:&quot;Strijkers&quot;,&quot;given&quot;:&quot;G. J.&quot;,&quot;parse-names&quot;:false,&quot;dropping-particle&quot;:&quot;&quot;,&quot;non-dropping-particle&quot;:&quot;&quot;},{&quot;family&quot;:&quot;Bader&quot;,&quot;given&quot;:&quot;D. L.&quot;,&quot;parse-names&quot;:false,&quot;dropping-particle&quot;:&quot;&quot;,&quot;non-dropping-particle&quot;:&quot;&quot;},{&quot;family&quot;:&quot;Nicolay&quot;,&quot;given&quot;:&quot;K.&quot;,&quot;parse-names&quot;:false,&quot;dropping-particle&quot;:&quot;&quot;,&quot;non-dropping-particle&quot;:&quot;&quot;},{&quot;family&quot;:&quot;Baaijens&quot;,&quot;given&quot;:&quot;F. P.T.&quot;,&quot;parse-names&quot;:false,&quot;dropping-particle&quot;:&quot;&quot;,&quot;non-dropping-particle&quot;:&quot;&quot;},{&quot;family&quot;:&quot;Oomens&quot;,&quot;given&quot;:&quot;C. W.J.&quot;,&quot;parse-names&quot;:false,&quot;dropping-particle&quot;:&quot;&quot;,&quot;non-dropping-particle&quot;:&quot;&quot;}],&quot;container-title&quot;:&quot;Journal of biomechanics&quot;,&quot;accessed&quot;:{&quot;date-parts&quot;:[[2022,2,19]]},&quot;DOI&quot;:&quot;10.1016/J.JBIOMECH.2008.09.016&quot;,&quot;ISSN&quot;:&quot;0021-9290&quot;,&quot;PMID&quot;:&quot;19010470&quot;,&quot;URL&quot;:&quot;https://pubmed.ncbi.nlm.nih.gov/19010470/&quot;,&quot;issued&quot;:{&quot;date-parts&quot;:[[2008,12,5]]},&quot;page&quot;:&quot;3399-3404&quot;,&quot;abstract&quot;:&quot;Prolonged mechanical loading of soft tissues adjacent to bony prominences can lead to degeneration of muscle tissue, resulting in a condition termed pressure-related deep tissue injury. This type of deep pressure ulcers can develop into a severe wound, associated with problematic healing and a variable prognosis. Limited knowledge of the underlying damage pathways impedes effective preventive strategies and early detection. Traditionally, pressure-induced ischaemia has been thought to be the main aetiological factor for initiating damage. Recent research, however, proposes tissue deformation per se as another candidate for initiating pressure-induced deep tissue injury. In this study, different strain parameters were evaluated on their suitability as a generic predictive indicator for deep tissue injury. With a combined animal-experimental numerical approach, we show that there is a reproducible monotonic increase in damage with increasing maximum shear strain once a strain threshold has been exceeded. This relationship between maximum shear strain and damage seems to reflect an intrinsic muscle property, as it applied across a considerable number of the experiments. This finding confirms that tissue deformation per se is important in the aetiology of deep tissue injury. Using dedicated finite element modeling, a considerable reduction in the inherent biological variation was obtained, leading to the proposal that muscle deformation can prove a generic predictive indicator of damage. © 2008 Elsevier Ltd. All rights reserved.&quot;,&quot;publisher&quot;:&quot;J Biomech&quot;,&quot;issue&quot;:&quot;16&quot;,&quot;volume&quot;:&quot;41&quot;,&quot;expandedJournalTitle&quot;:&quot;Journal of biomechanics&quot;},&quot;isTemporary&quot;:false}],&quot;citationTag&quot;:&quot;MENDELEY_CITATION_v3_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&quot;},{&quot;citationID&quot;:&quot;MENDELEY_CITATION_3ff01dd9-0d6a-4f27-93a6-47ddeca1f733&quot;,&quot;properties&quot;:{&quot;noteIndex&quot;:0},&quot;isEdited&quot;:false,&quot;manualOverride&quot;:{&quot;isManuallyOverridden&quot;:false,&quot;citeprocText&quot;:&quot;[5]–[7]&quot;,&quot;manualOverrideText&quot;:&quot;&quot;},&quot;citationItems&quot;:[{&quot;id&quot;:&quot;735649cf-b45b-313d-87d4-14a95009f6ca&quot;,&quot;itemData&quot;:{&quot;type&quot;:&quot;article-journal&quot;,&quot;id&quot;:&quot;735649cf-b45b-313d-87d4-14a95009f6ca&quot;,&quot;title&quot;:&quot;Assessment of mechanical conditions in sub-dermal tissues during sitting: A combined experimental-MRI and finite element approach&quot;,&quot;author&quot;:[{&quot;family&quot;:&quot;Linder-Ganz&quot;,&quot;given&quot;:&quot;Eran&quot;,&quot;parse-names&quot;:false,&quot;dropping-particle&quot;:&quot;&quot;,&quot;non-dropping-particle&quot;:&quot;&quot;},{&quot;family&quot;:&quot;Shabshin&quot;,&quot;given&quot;:&quot;Noga&quot;,&quot;parse-names&quot;:false,&quot;dropping-particle&quot;:&quot;&quot;,&quot;non-dropping-particle&quot;:&quot;&quot;},{&quot;family&quot;:&quot;Itzchak&quot;,&quot;given&quot;:&quot;Yacov&quot;,&quot;parse-names&quot;:false,&quot;dropping-particle&quot;:&quot;&quot;,&quot;non-dropping-particle&quot;:&quot;&quot;},{&quot;family&quot;:&quot;Gefen&quot;,&quot;given&quot;:&quot;Amit&quot;,&quot;parse-names&quot;:false,&quot;dropping-particle&quot;:&quot;&quot;,&quot;non-dropping-particle&quot;:&quot;&quot;}],&quot;container-title&quot;:&quot;Journal of Biomechanics&quot;,&quot;accessed&quot;:{&quot;date-parts&quot;:[[2022,2,19]]},&quot;DOI&quot;:&quot;10.1016/J.JBIOMECH.2006.06.020&quot;,&quot;ISSN&quot;:&quot;00219290&quot;,&quot;PMID&quot;:&quot;16920122&quot;,&quot;issued&quot;:{&quot;date-parts&quot;:[[2007]]},&quot;page&quot;:&quot;1443-1454&quot;,&quot;abstract&quot;:&quot;A common but potentially severe malady afflicting permanent wheelchair users is pressure sores caused by elevated soft tissue strains and stresses over a critical prolonged period of time. Presently, there is paucity of information regarding deep soft tissue strains and stresses in the buttocks of humans during sitting. Strain and stress distributions in deep muscle and fat tissues were therefore calculated in six healthy subjects during sitting, in a double-donut Open-MR system, using a \&quot;reverse engineering\&quot; approach. Specifically, finite element (FE) models of the undeformed buttock were built for each subject using MR images taken at the coronal plane in a non-weight-bearing sitting posture. Using a second MR image taken from each subject during weight-bearing sitting we characterized the ischial tuberosity sagging toward the sitting surface in weight-bearing, and used these data as displacement boundary conditions for the FE models. These subject-specific FE analyses showed that maximal tissue strains and stresses occur in the gluteal muscles, not in fat or at the skin near the body-seat interface. Peak principal compressive strain and stress in the gluteus muscle were 74±7% and 32±9 kPa (mean±standard deviation), respectively. Peak principal compressive strain and stress in enveloping fat tissue were 46±7% and 18±4 kPa, respectively. Models were validated by comparing measured peak interface pressures under the ischial tuberosities (17±4 kPa) with those calculated by means of FE (18±3 kPa), for each subject. This is the first study to quantify sub-dermal tissue strain and stress distributions in sitting humans, in vivo. These data are essential for understanding the aetiology of pressure sores, particularly those that were recently termed \&quot;deep tissue injury\&quot; at the US National Pressure Ulcer Advisory Panel (NPUAP) 2005 Consensus Conference. © 2006 Elsevier Ltd. All rights reserved.&quot;,&quot;issue&quot;:&quot;7&quot;,&quot;volume&quot;:&quot;40&quot;,&quot;expandedJournalTitle&quot;:&quot;Journal of Biomechanics&quot;},&quot;isTemporary&quot;:false},{&quot;id&quot;:&quot;d96453c8-813a-3a60-b68d-f07312b5dc84&quot;,&quot;itemData&quot;:{&quot;type&quot;:&quot;article-journal&quot;,&quot;id&quot;:&quot;d96453c8-813a-3a60-b68d-f07312b5dc84&quot;,&quot;title&quot;:&quot;Personalized modeling for real-time pressure ulcer prevention in sitting posture&quot;,&quot;author&quot;:[{&quot;family&quot;:&quot;Luboz&quot;,&quot;given&quot;:&quot;Vincent&quot;,&quot;parse-names&quot;:false,&quot;dropping-particle&quot;:&quot;&quot;,&quot;non-dropping-particle&quot;:&quot;&quot;},{&quot;family&quot;:&quot;Bailet&quot;,&quot;given&quot;:&quot;Mathieu&quot;,&quot;parse-names&quot;:false,&quot;dropping-particle&quot;:&quot;&quot;,&quot;non-dropping-particle&quot;:&quot;&quot;},{&quot;family&quot;:&quot;Boichon Grivot&quot;,&quot;given&quot;:&quot;Christelle&quot;,&quot;parse-names&quot;:false,&quot;dropping-particle&quot;:&quot;&quot;,&quot;non-dropping-particle&quot;:&quot;&quot;},{&quot;family&quot;:&quot;Rochette&quot;,&quot;given&quot;:&quot;Michel&quot;,&quot;parse-names&quot;:false,&quot;dropping-particle&quot;:&quot;&quot;,&quot;non-dropping-particle&quot;:&quot;&quot;},{&quot;family&quot;:&quot;Diot&quot;,&quot;given&quot;:&quot;Bruno&quot;,&quot;parse-names&quot;:false,&quot;dropping-particle&quot;:&quot;&quot;,&quot;non-dropping-particle&quot;:&quot;&quot;},{&quot;family&quot;:&quot;Bucki&quot;,&quot;given&quot;:&quot;Marek&quot;,&quot;parse-names&quot;:false,&quot;dropping-particle&quot;:&quot;&quot;,&quot;non-dropping-particle&quot;:&quot;&quot;},{&quot;family&quot;:&quot;Payan&quot;,&quot;given&quot;:&quot;Yohan&quot;,&quot;parse-names&quot;:false,&quot;dropping-particle&quot;:&quot;&quot;,&quot;non-dropping-particle&quot;:&quot;&quot;}],&quot;container-title&quot;:&quot;Journal of tissue viability&quot;,&quot;accessed&quot;:{&quot;date-parts&quot;:[[2022,2,19]]},&quot;DOI&quot;:&quot;10.1016/J.JTV.2017.06.002&quot;,&quot;ISSN&quot;:&quot;0965-206X&quot;,&quot;PMID&quot;:&quot;28637592&quot;,&quot;URL&quot;:&quot;https://pubmed.ncbi.nlm.nih.gov/28637592/&quot;,&quot;issued&quot;:{&quot;date-parts&quot;:[[2018,2,1]]},&quot;page&quot;:&quot;54-58&quot;,&quot;abstract&quot;:&quot;Ischial pressure ulcer is an important risk for every paraplegic person and a major public health issue. Pressure ulcers appear following excessive compression of buttock's soft tissues by bony structures, and particularly in ischial and sacral bones. Current prevention techniques are mainly based on daily skin inspection to spot red patches or injuries. Nevertheless, most pressure ulcers occur internally and are difficult to detect early. Estimating internal strains within soft tissues could help to evaluate the risk of pressure ulcer. A subject-specific biomechanical model could be used to assess internal strains from measured skin surface pressures. However, a realistic 3D non-linear Finite Element buttock model, with different layers of tissue materials for skin, fat and muscles, requires somewhere between minutes and hours to compute, therefore forbidding its use in a real-time daily prevention context. In this article, we propose to optimize these computations by using a reduced order modeling technique (ROM) based on proper orthogonal decompositions of the pressure and strain fields coupled with a machine learning method. ROM allows strains to be evaluated inside the model interactively (i.e. in less than a second) for any pressure field measured below the buttocks. In our case, with only 19 modes of variation of pressure patterns, an error divergence of one percent is observed compared to the full scale simulation for evaluating the strain field. This reduced model could therefore be the first step towards interactive pressure ulcer prevention in a daily set-up.&quot;,&quot;publisher&quot;:&quot;J Tissue Viability&quot;,&quot;issue&quot;:&quot;1&quot;,&quot;volume&quot;:&quot;27&quot;,&quot;expandedJournalTitle&quot;:&quot;Journal of tissue viability&quot;},&quot;isTemporary&quot;:false},{&quot;id&quot;:&quot;3a8bf89c-90b3-394e-a6d3-c2e432ee590a&quot;,&quot;itemData&quot;:{&quot;type&quot;:&quot;article-journal&quot;,&quot;id&quot;:&quot;3a8bf89c-90b3-394e-a6d3-c2e432ee590a&quot;,&quot;title&quot;:&quot;Development and Validation of a High Anatomical Fidelity FE Model for the Buttock and Thigh of a Seated Individual&quot;,&quot;author&quot;:[{&quot;family&quot;:&quot;Al-Dirini&quot;,&quot;given&quot;:&quot;Rami M.A.&quot;,&quot;parse-names&quot;:false,&quot;dropping-particle&quot;:&quot;&quot;,&quot;non-dropping-particle&quot;:&quot;&quot;},{&quot;family&quot;:&quot;Reed&quot;,&quot;given&quot;:&quot;Matthew P.&quot;,&quot;parse-names&quot;:false,&quot;dropping-particle&quot;:&quot;&quot;,&quot;non-dropping-particle&quot;:&quot;&quot;},{&quot;family&quot;:&quot;Hu&quot;,&quot;given&quot;:&quot;Jingwen&quot;,&quot;parse-names&quot;:false,&quot;dropping-particle&quot;:&quot;&quot;,&quot;non-dropping-particle&quot;:&quot;&quot;},{&quot;family&quot;:&quot;Thewlis&quot;,&quot;given&quot;:&quot;Dominic&quot;,&quot;parse-names&quot;:false,&quot;dropping-particle&quot;:&quot;&quot;,&quot;non-dropping-particle&quot;:&quot;&quot;}],&quot;container-title&quot;:&quot;Annals of Biomedical Engineering 2016 44:9&quot;,&quot;accessed&quot;:{&quot;date-parts&quot;:[[2022,2,19]]},&quot;DOI&quot;:&quot;10.1007/S10439-016-1560-3&quot;,&quot;ISSN&quot;:&quot;1573-9686&quot;,&quot;PMID&quot;:&quot;26857008&quot;,&quot;URL&quot;:&quot;https://link.springer.com/article/10.1007/s10439-016-1560-3&quot;,&quot;issued&quot;:{&quot;date-parts&quot;:[[2016,2,8]]},&quot;page&quot;:&quot;2805-2816&quot;,&quot;abstract&quot;:&quot;Current practices for designing new cushions for seats depend on superficial measurements, such as pressure mapping, which do not provide sufficient information about the condition of sub-dermal tissues. Finite element (FE) modelling offers a unique alternative to integrate assessment of sub-dermal tissue condition into seat/cushion design and development processes. However, the development and validation of such FE models for seated humans requires accurate representation of the anatomy and material properties, which remain challenges that are yet to be addressed. This paper presents the development and validation of a detailed 3D FE model with high anatomical fidelity of the buttock and thigh, for a specific seated subject. The developed model consisted of 28 muscles, the pelvis, sacrum, femur, and one layer of inter-muscular fat, subcutaneous fat and skin. Validation against in vivo measurements from MRI data confirmed that the FE model can simulate the deformation of soft tissues under sitting loads with an accuracy of (mean&amp;nbsp;±&amp;nbsp;SD) 4.7&amp;nbsp;±&amp;nbsp;4.4&amp;nbsp;mm. Simulation results showed that the maximum strains (compressive, shear and von-Mises) on muscles (41, 110, 79%) were higher than fat tissues (21, 62, 41%). The muscles that experienced the highest mechanical loads were the gluteus maximus, adductor magnus and muscles in the posterior aspect of the thighs (biceps femoris, semitendinosus and semimembranosus muscles). The developed FE model contributes to the progression towards bio-fidelity in modelling the human body in seated postures by providing insight into the distribution of stresses/strains in individual muscles and inter-muscular fat in the buttock and thigh of seated individuals. Industrial applications for the developed FE model include improving the design of office and household furniture, automotive and airplane seats and wheelchairs as well as customisation and assessment of sporting and medical equipment to meet individual requirements.&quot;,&quot;publisher&quot;:&quot;Springer&quot;,&quot;issue&quot;:&quot;9&quot;,&quot;volume&quot;:&quot;44&quot;,&quot;expandedJournalTitle&quot;:&quot;Annals of Biomedical Engineering 2016 44:9&quot;},&quot;isTemporary&quot;:false}],&quot;citationTag&quot;:&quot;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&quot;},{&quot;citationID&quot;:&quot;MENDELEY_CITATION_4943f504-0260-4bb9-80b8-63dab2d66e2f&quot;,&quot;properties&quot;:{&quot;noteIndex&quot;:0},&quot;isEdited&quot;:false,&quot;manualOverride&quot;:{&quot;isManuallyOverridden&quot;:false,&quot;citeprocText&quot;:&quot;[8]&quot;,&quot;manualOverrideText&quot;:&quot;&quot;},&quot;citationTag&quot;:&quot;MENDELEY_CITATION_v3_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&quot;,&quot;citationItems&quot;:[{&quot;id&quot;:&quot;4676fa36-0bf4-3d95-a25e-93ddf8fb8034&quot;,&quot;itemData&quot;:{&quot;type&quot;:&quot;article-journal&quot;,&quot;id&quot;:&quot;4676fa36-0bf4-3d95-a25e-93ddf8fb8034&quot;,&quot;title&quot;:&quot;Growth and remodelling of living tissues: perspectives, challenges and opportunities&quot;,&quot;author&quot;:[{&quot;family&quot;:&quot;Ambrosi&quot;,&quot;given&quot;:&quot;Davide&quot;,&quot;parse-names&quot;:false,&quot;dropping-particle&quot;:&quot;&quot;,&quot;non-dropping-particle&quot;:&quot;&quot;},{&quot;family&quot;:&quot;Amar&quot;,&quot;given&quot;:&quot;Martine&quot;,&quot;parse-names&quot;:false,&quot;dropping-particle&quot;:&quot;ben&quot;,&quot;non-dropping-particle&quot;:&quot;&quot;},{&quot;family&quot;:&quot;Cyron&quot;,&quot;given&quot;:&quot;Christian J.&quot;,&quot;parse-names&quot;:false,&quot;dropping-particle&quot;:&quot;&quot;,&quot;non-dropping-particle&quot;:&quot;&quot;},{&quot;family&quot;:&quot;DeSimone&quot;,&quot;given&quot;:&quot;Antonio&quot;,&quot;parse-names&quot;:false,&quot;dropping-particle&quot;:&quot;&quot;,&quot;non-dropping-particle&quot;:&quot;&quot;},{&quot;family&quot;:&quot;Goriely&quot;,&quot;given&quot;:&quot;Alain&quot;,&quot;parse-names&quot;:false,&quot;dropping-particle&quot;:&quot;&quot;,&quot;non-dropping-particle&quot;:&quot;&quot;},{&quot;family&quot;:&quot;Humphrey&quot;,&quot;given&quot;:&quot;Jay D.&quot;,&quot;parse-names&quot;:false,&quot;dropping-particle&quot;:&quot;&quot;,&quot;non-dropping-particle&quot;:&quot;&quot;},{&quot;family&quot;:&quot;Kuhl&quot;,&quot;given&quot;:&quot;Ellen&quot;,&quot;parse-names&quot;:false,&quot;dropping-particle&quot;:&quot;&quot;,&quot;non-dropping-particle&quot;:&quot;&quot;}],&quot;container-title&quot;:&quot;Journal of the Royal Society Interface&quot;,&quot;accessed&quot;:{&quot;date-parts&quot;:[[2022,2,20]]},&quot;DOI&quot;:&quot;10.1098/RSIF.2019.0233&quot;,&quot;ISSN&quot;:&quot;17425662&quot;,&quot;PMID&quot;:&quot;31431183&quot;,&quot;URL&quot;:&quot;https://royalsocietypublishing.org/doi/abs/10.1098/rsif.2019.0233&quot;,&quot;issued&quot;:{&quot;date-parts&quot;:[[2019,8,1]]},&quot;abstract&quot;:&quot;One of the most remarkable differences between classical engineering materials and living matter is the ability of the latter to grow and remodel in response to diverse stimuli. The mechanical beha...&quot;,&quot;publisher&quot;:&quot;\nThe Royal Society\n&quot;,&quot;issue&quot;:&quot;157&quot;,&quot;volume&quot;:&quot;16&quot;,&quot;expandedJournalTitle&quot;:&quot;Journal of the Royal Society Interface&quot;},&quot;isTemporary&quot;:false}]},{&quot;citationID&quot;:&quot;MENDELEY_CITATION_02b9adfe-1792-43d6-a23a-e1c02396f314&quot;,&quot;properties&quot;:{&quot;noteIndex&quot;:0},&quot;isEdited&quot;:false,&quot;manualOverride&quot;:{&quot;isManuallyOverridden&quot;:false,&quot;citeprocText&quot;:&quot;[9]&quot;,&quot;manualOverrideText&quot;:&quot;&quot;},&quot;citationTag&quot;:&quot;MENDELEY_CITATION_v3_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&quot;,&quot;citationItems&quot;:[{&quot;id&quot;:&quot;596b8f30-f0ee-3792-8af8-9e0f5da1239d&quot;,&quot;itemData&quot;:{&quot;type&quot;:&quot;article-journal&quot;,&quot;id&quot;:&quot;596b8f30-f0ee-3792-8af8-9e0f5da1239d&quot;,&quot;title&quot;:&quot;Linking microvascular collapse to tissue hypoxia in a multiscale model of pressure ulcer initiation&quot;,&quot;author&quot;:[{&quot;family&quot;:&quot;Sree&quot;,&quot;given&quot;:&quot;Vivek D&quot;,&quot;parse-names&quot;:false,&quot;dropping-particle&quot;:&quot;&quot;,&quot;non-dropping-particle&quot;:&quot;&quot;},{&quot;family&quot;:&quot;Rausch&quot;,&quot;given&quot;:&quot;Manuel K&quot;,&quot;parse-names&quot;:false,&quot;dropping-particle&quot;:&quot;&quot;,&quot;non-dropping-particle&quot;:&quot;&quot;},{&quot;family&quot;:&quot;Tepole&quot;,&quot;given&quot;:&quot;Adrian B&quot;,&quot;parse-names&quot;:false,&quot;dropping-particle&quot;:&quot;&quot;,&quot;non-dropping-particle&quot;:&quot;&quot;}],&quot;container-title&quot;:&quot;Biomechanics and Modeling in Mechanobiology&quot;,&quot;DOI&quot;:&quot;10.1007/s10237-019-01187-5&quot;,&quot;URL&quot;:&quot;https://doi.org/10.1007/s10237-019-01187-5&quot;,&quot;issued&quot;:{&quot;date-parts&quot;:[[2019,6]]},&quot;page&quot;:&quot;1947-1964&quot;,&quot;publisher&quot;:&quot;Springer Science and Business Media LLC&quot;,&quot;issue&quot;:&quot;6&quot;,&quot;volume&quot;:&quot;18&quot;,&quot;expandedJournalTitle&quot;:&quot;Biomechanics and Modeling in Mechanobiology&quot;},&quot;isTemporary&quot;:false}]},{&quot;citationID&quot;:&quot;MENDELEY_CITATION_fe7402a0-d549-4fc5-9964-9ed069659eb2&quot;,&quot;properties&quot;:{&quot;noteIndex&quot;:0},&quot;isEdited&quot;:false,&quot;manualOverride&quot;:{&quot;isManuallyOverridden&quot;:false,&quot;citeprocText&quot;:&quot;[10]&quot;,&quot;manualOverrideText&quot;:&quot;&quot;},&quot;citationTag&quot;:&quot;MENDELEY_CITATION_v3_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&quot;,&quot;citationItems&quot;:[{&quot;id&quot;:&quot;f5e30c2f-9bd8-32cb-8863-0ae8b18b4b84&quot;,&quot;itemData&quot;:{&quot;type&quot;:&quot;article-journal&quot;,&quot;id&quot;:&quot;f5e30c2f-9bd8-32cb-8863-0ae8b18b4b84&quot;,&quot;title&quot;:&quot;A mixture approach to the mechanics of skin&quot;,&quot;author&quot;:[{&quot;family&quot;:&quot;Oomens&quot;,&quot;given&quot;:&quot;C W J&quot;,&quot;parse-names&quot;:false,&quot;dropping-particle&quot;:&quot;&quot;,&quot;non-dropping-particle&quot;:&quot;&quot;},{&quot;family&quot;:&quot;Campen&quot;,&quot;given&quot;:&quot;D H&quot;,&quot;parse-names&quot;:false,&quot;dropping-particle&quot;:&quot;&quot;,&quot;non-dropping-particle&quot;:&quot;van&quot;},{&quot;family&quot;:&quot;Grootenboer&quot;,&quot;given&quot;:&quot;H J&quot;,&quot;parse-names&quot;:false,&quot;dropping-particle&quot;:&quot;&quot;,&quot;non-dropping-particle&quot;:&quot;&quot;}],&quot;container-title&quot;:&quot;Journal of Biomechanics&quot;,&quot;DOI&quot;:&quot;10.1016/0021-9290(87)90147-3&quot;,&quot;URL&quot;:&quot;https://doi.org/10.1016/0021-9290(87)90147-3&quot;,&quot;issued&quot;:{&quot;date-parts&quot;:[[1987,1]]},&quot;page&quot;:&quot;877-885&quot;,&quot;publisher&quot;:&quot;Elsevier BV&quot;,&quot;issue&quot;:&quot;9&quot;,&quot;volume&quot;:&quot;20&quot;,&quot;expandedJournalTitle&quot;:&quot;Journal of Biomechanics&quot;},&quot;isTemporary&quot;:false}]},{&quot;citationID&quot;:&quot;MENDELEY_CITATION_1babbddc-fe02-4a9d-84a7-9d316a4e3795&quot;,&quot;properties&quot;:{&quot;noteIndex&quot;:0},&quot;isEdited&quot;:false,&quot;manualOverride&quot;:{&quot;isManuallyOverridden&quot;:false,&quot;citeprocText&quot;:&quot;[11]&quot;,&quot;manualOverrideText&quot;:&quot;&quot;},&quot;citationTag&quot;:&quot;MENDELEY_CITATION_v3_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&quot;,&quot;citationItems&quot;:[{&quot;id&quot;:&quot;807f9d59-b950-3e64-a865-79cc9eb77963&quot;,&quot;itemData&quot;:{&quot;type&quot;:&quot;article-journal&quot;,&quot;id&quot;:&quot;807f9d59-b950-3e64-a865-79cc9eb77963&quot;,&quot;title&quot;:&quot;Mechanistic modeling of vascular tumor growth: an extension of Biot's theory to hierarchical bi-compartment porous medium systems&quot;,&quot;author&quot;:[{&quot;family&quot;:&quot;Sciumè&quot;,&quot;given&quot;:&quot;Giuseppe&quot;,&quot;parse-names&quot;:false,&quot;dropping-particle&quot;:&quot;&quot;,&quot;non-dropping-particle&quot;:&quot;&quot;}],&quot;container-title&quot;:&quot;Acta Mechanica&quot;,&quot;DOI&quot;:&quot;10.1007/s00707-020-02908-z&quot;,&quot;URL&quot;:&quot;https://doi.org/10.1007/s00707-020-02908-z&quot;,&quot;issued&quot;:{&quot;date-parts&quot;:[[2021,2]]},&quot;page&quot;:&quot;1445-1478&quot;,&quot;publisher&quot;:&quot;Springer Science and Business Media LLC&quot;,&quot;issue&quot;:&quot;4&quot;,&quot;volume&quot;:&quot;232&quot;,&quot;expandedJournalTitle&quot;:&quot;Acta Mechanica&quot;},&quot;isTemporary&quot;:false}]},{&quot;citationID&quot;:&quot;MENDELEY_CITATION_5857fce7-5e91-4cf0-9fa6-dd06d040fd07&quot;,&quot;properties&quot;:{&quot;noteIndex&quot;:0},&quot;isEdited&quot;:false,&quot;manualOverride&quot;:{&quot;isManuallyOverridden&quot;:false,&quot;citeprocText&quot;:&quot;[12]–[14]&quot;,&quot;manualOverrideText&quot;:&quot;&quot;},&quot;citationItems&quot;:[{&quot;id&quot;:&quot;1a80d644-9154-3649-bf7c-1f0d19d501e0&quot;,&quot;itemData&quot;:{&quot;type&quot;:&quot;article-journal&quot;,&quot;id&quot;:&quot;1a80d644-9154-3649-bf7c-1f0d19d501e0&quot;,&quot;title&quot;:&quot;Sensory nerves contribute to cutaneous vasodilator response to cathodal stimulation in healthy rats&quot;,&quot;author&quot;:[{&quot;family&quot;:&quot;Gohin&quot;,&quot;given&quot;:&quot;Stéphanie&quot;,&quot;parse-names&quot;:false,&quot;dropping-particle&quot;:&quot;&quot;,&quot;non-dropping-particle&quot;:&quot;&quot;},{&quot;family&quot;:&quot;Decorps&quot;,&quot;given&quot;:&quot;Johanna&quot;,&quot;parse-names&quot;:false,&quot;dropping-particle&quot;:&quot;&quot;,&quot;non-dropping-particle&quot;:&quot;&quot;},{&quot;family&quot;:&quot;Sigaudo-Roussel&quot;,&quot;given&quot;:&quot;Dominique&quot;,&quot;parse-names&quot;:false,&quot;dropping-particle&quot;:&quot;&quot;,&quot;non-dropping-particle&quot;:&quot;&quot;},{&quot;family&quot;:&quot;Fromy&quot;,&quot;given&quot;:&quot;Bérengère&quot;,&quot;parse-names&quot;:false,&quot;dropping-particle&quot;:&quot;&quot;,&quot;non-dropping-particle&quot;:&quot;&quot;}],&quot;container-title&quot;:&quot;Microvascular Research&quot;,&quot;accessed&quot;:{&quot;date-parts&quot;:[[2022,2,19]]},&quot;DOI&quot;:&quot;10.1016/J.MVR.2015.06.010&quot;,&quot;ISSN&quot;:&quot;0026-2862&quot;,&quot;PMID&quot;:&quot;26205659&quot;,&quot;issued&quot;:{&quot;date-parts&quot;:[[2015,9,1]]},&quot;page&quot;:&quot;103-110&quot;,&quot;abstract&quot;:&quot;Cutaneous current-induced vasodilation (CIV) in response to galvanic current application is an integrative model of neurovascular interaction that relies on capsaicin-sensitive fiber activation. The upstream and downstream mechanisms related to the activation of the capsaicin-sensitive fibers involved in CIV are not elucidated. In particular, the activation of cutaneous transient receptor potential vanilloid type-1 (TRPV1) channels and/or acid-sensing ion channels (ASIC) (activators mechanisms) and the release of calcitonin gene-related peptide (CGRP) and substance P (SP) (effector mechanisms) have been tested. To assess cathodal CIV, we measured cutaneous blood flow using laser Doppler flowmetry for 20. min following cathodal current application (240. s, 100. μA) on the skin of the thigh in anesthetized healthy rats for 20. min. CIV was studied in rats treated with capsazepine and amiloride to inhibit TRPV1 and ASIC channels, respectively; CGRP8-37 and SR140333 to antagonize CGRP and neurokinin-1 (NK1) receptors, respectively; compared to their respective controls. Cathodal CIV was attenuated by capsazepine (12. ±. 2% vs 54. ±. 6%, P&lt;. 0.001), amiloride (19. ±. 8% vs 61. ±. 6%, P&lt;. 0.01), CGRP8-37 (15. ±. 6% vs 61. ±. 6%, P&lt;. 0.001) and SR140333 (9. ±. 5% vs 54. ±. 6%, P&lt;. 0.001) without changing local acidification. This is the first integrative study performed in healthy rats showing that cutaneous vasodilation in response to cathodal stimulation is initiated by activation of cutaneous TRPV1 and ASIC channels likely through local acidification. The involvement of CGRP and NK1 receptors suggests that cathodal CIV is the result of CGRP and SP released through activated capsaicin-sensitive fibers. Therefore cathodal CIV could be a valuable method to assess sensory neurovascular function in the skin, which would be particularly relevant to evaluate the presence of small nerve fiber disorders and the effectiveness of treatments.&quot;,&quot;publisher&quot;:&quot;Academic Press&quot;,&quot;volume&quot;:&quot;101&quot;,&quot;expandedJournalTitle&quot;:&quot;Microvascular Research&quot;},&quot;isTemporary&quot;:false},{&quot;id&quot;:&quot;bbeb14ae-9879-3e3b-ad62-0b3c9d37d31c&quot;,&quot;itemData&quot;:{&quot;type&quot;:&quot;article-journal&quot;,&quot;id&quot;:&quot;bbeb14ae-9879-3e3b-ad62-0b3c9d37d31c&quot;,&quot;title&quot;:&quot;Aging-Associated Sensory Neuropathy Alters Pressure-Induced Vasodilation in Humans&quot;,&quot;author&quot;:[{&quot;family&quot;:&quot;Fromy&quot;,&quot;given&quot;:&quot;Bérengère&quot;,&quot;parse-names&quot;:false,&quot;dropping-particle&quot;:&quot;&quot;,&quot;non-dropping-particle&quot;:&quot;&quot;},{&quot;family&quot;:&quot;Sigaudo-Roussel&quot;,&quot;given&quot;:&quot;Dominique&quot;,&quot;parse-names&quot;:false,&quot;dropping-particle&quot;:&quot;&quot;,&quot;non-dropping-particle&quot;:&quot;&quot;},{&quot;family&quot;:&quot;Gaubert-Dahan&quot;,&quot;given&quot;:&quot;Marie Line&quot;,&quot;parse-names&quot;:false,&quot;dropping-particle&quot;:&quot;&quot;,&quot;non-dropping-particle&quot;:&quot;&quot;},{&quot;family&quot;:&quot;Rousseau&quot;,&quot;given&quot;:&quot;Pascal&quot;,&quot;parse-names&quot;:false,&quot;dropping-particle&quot;:&quot;&quot;,&quot;non-dropping-particle&quot;:&quot;&quot;},{&quot;family&quot;:&quot;Abraham&quot;,&quot;given&quot;:&quot;Pierre&quot;,&quot;parse-names&quot;:false,&quot;dropping-particle&quot;:&quot;&quot;,&quot;non-dropping-particle&quot;:&quot;&quot;},{&quot;family&quot;:&quot;Benzoni&quot;,&quot;given&quot;:&quot;Daniel&quot;,&quot;parse-names&quot;:false,&quot;dropping-particle&quot;:&quot;&quot;,&quot;non-dropping-particle&quot;:&quot;&quot;},{&quot;family&quot;:&quot;Berrut&quot;,&quot;given&quot;:&quot;Gilles&quot;,&quot;parse-names&quot;:false,&quot;dropping-particle&quot;:&quot;&quot;,&quot;non-dropping-particle&quot;:&quot;&quot;},{&quot;family&quot;:&quot;Saumet&quot;,&quot;given&quot;:&quot;Jean Louis&quot;,&quot;parse-names&quot;:false,&quot;dropping-particle&quot;:&quot;&quot;,&quot;non-dropping-particle&quot;:&quot;&quot;}],&quot;container-title&quot;:&quot;Journal of Investigative Dermatology&quot;,&quot;accessed&quot;:{&quot;date-parts&quot;:[[2022,2,19]]},&quot;DOI&quot;:&quot;10.1038/JID.2009.279&quot;,&quot;ISSN&quot;:&quot;0022-202X&quot;,&quot;PMID&quot;:&quot;19727122&quot;,&quot;URL&quot;:&quot;http://www.jidonline.org/article/S0022202X15347370/fulltext&quot;,&quot;issued&quot;:{&quot;date-parts&quot;:[[2010,3,1]]},&quot;page&quot;:&quot;849-855&quot;,&quot;abstract&quot;:&quot;&lt;p&gt;Healthy skin is protected from pressure-induced ischemic damage because of the presence of pressure-induced vasodilation (PIV). PIV relies on small sensory nerve fibers and endothelial function. Since aging alters both nervous and vascular functions, we hypothesized that PIV is altered with aging. We compared PIV in non-neuropathic and neuropathic older subjects (60–75 years) with that of young subjects (20–35 years). Laser Doppler flowmetry was used to evaluate the cutaneous responses to local pressure application, acetylcholine, and local heating. Quantitative sensory tests were used to evaluate sensory-nerve-fiber function. The non-neuropathic older subjects had an impaired PIV (12±7% increase in blood flow with pressure) compared with young subjects (62±4%, &lt;i&gt;P&lt;/i&gt;&lt;0.001). In the presence of peripheral neuropathy, the older subjects were totally deprived of PIV, leading to early pressure-induced cutaneous ischemia (-31±10%, &lt;i&gt;P&lt;/i&gt;&lt;0.001). This inability of the skin to adapt to localized pressure in older subjects is related to the severity of the sensory-fiber dysfunction rather than to endothelial dysfunction, which was comparable between the non-neuropathic (141±19% increased blood flow with acetylcholine, &lt;i&gt;P&lt;/i&gt;&lt;0.05) and neuropathic older subjects (145±28% increase, &lt;i&gt;P&lt;/i&gt;&lt;0.05) compared with young subjects (234±25% increase).&lt;/p&gt;&quot;,&quot;publisher&quot;:&quot;Elsevier&quot;,&quot;issue&quot;:&quot;3&quot;,&quot;volume&quot;:&quot;130&quot;,&quot;expandedJournalTitle&quot;:&quot;Journal of Investigative Dermatology&quot;},&quot;isTemporary&quot;:false},{&quot;id&quot;:&quot;66e43e9d-8c20-3e9c-896c-0cdeedca7e56&quot;,&quot;itemData&quot;:{&quot;type&quot;:&quot;article-journal&quot;,&quot;id&quot;:&quot;66e43e9d-8c20-3e9c-896c-0cdeedca7e56&quot;,&quot;title&quot;:&quot;Asic3 is a neuronal mechanosensor for pressure-induced vasodilation that protects against pressure ulcers&quot;,&quot;author&quot;:[{&quot;family&quot;:&quot;Fromy&quot;,&quot;given&quot;:&quot;Bérengère&quot;,&quot;parse-names&quot;:false,&quot;dropping-particle&quot;:&quot;&quot;,&quot;non-dropping-particle&quot;:&quot;&quot;},{&quot;family&quot;:&quot;Lingueglia&quot;,&quot;given&quot;:&quot;Eric&quot;,&quot;parse-names&quot;:false,&quot;dropping-particle&quot;:&quot;&quot;,&quot;non-dropping-particle&quot;:&quot;&quot;},{&quot;family&quot;:&quot;Sigaudo-Roussel&quot;,&quot;given&quot;:&quot;Dominique&quot;,&quot;parse-names&quot;:false,&quot;dropping-particle&quot;:&quot;&quot;,&quot;non-dropping-particle&quot;:&quot;&quot;},{&quot;family&quot;:&quot;Saumet&quot;,&quot;given&quot;:&quot;Jean Louis&quot;,&quot;parse-names&quot;:false,&quot;dropping-particle&quot;:&quot;&quot;,&quot;non-dropping-particle&quot;:&quot;&quot;},{&quot;family&quot;:&quot;Lazdunski&quot;,&quot;given&quot;:&quot;Michel&quot;,&quot;parse-names&quot;:false,&quot;dropping-particle&quot;:&quot;&quot;,&quot;non-dropping-particle&quot;:&quot;&quot;}],&quot;container-title&quot;:&quot;Nature Medicine&quot;,&quot;accessed&quot;:{&quot;date-parts&quot;:[[2022,2,9]]},&quot;DOI&quot;:&quot;10.1038/NM.2844&quot;,&quot;ISSN&quot;:&quot;10788956&quot;,&quot;PMID&quot;:&quot;22842475&quot;,&quot;issued&quot;:{&quot;date-parts&quot;:[[2012,8]]},&quot;page&quot;:&quot;1205-1207&quot;,&quot;abstract&quot;:&quot;Pressure-induced vasodilation (PIV) delays the decrease in cutaneous blood flow produced by local application of low pressure to the skin, a physiologically appropriate adjustment of local vasomotor function. Individuals without a normal PIV response have a high risk of ulceration. Here we demonstrate that acid-sensing ion channel 3 (Asic3) is an essential neuronal sensor for the vasodilation response to direct pressure in both humans and rodents and for protecting against pressure ulcers in mice. © 2012 Nature America, Inc. All rights reserved.&quot;,&quot;issue&quot;:&quot;8&quot;,&quot;volume&quot;:&quot;18&quot;,&quot;expandedJournalTitle&quot;:&quot;Nature Medicine&quot;},&quot;isTemporary&quot;:false}],&quot;citationTag&quot;:&quot;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&quot;},{&quot;citationID&quot;:&quot;MENDELEY_CITATION_54ada027-9e30-4d49-8472-003d0f1ab4a8&quot;,&quot;properties&quot;:{&quot;noteIndex&quot;:0},&quot;isEdited&quot;:false,&quot;manualOverride&quot;:{&quot;isManuallyOverridden&quot;:false,&quot;citeprocText&quot;:&quot;[15]&quot;,&quot;manualOverrideText&quot;:&quot;&quot;},&quot;citationItems&quot;:[{&quot;id&quot;:&quot;55cf7294-0a58-37e4-bd03-3374655ca58c&quot;,&quot;itemData&quot;:{&quot;type&quot;:&quot;webpage&quot;,&quot;id&quot;:&quot;55cf7294-0a58-37e4-bd03-3374655ca58c&quot;,&quot;title&quot;:&quot;theses.fr – Nolwenn Fougeron , Contribution à la modélisation du membre résiduel des personnes amputées de membre inférieur pour la conception personnalisée de l’emboiture fémorale&quot;,&quot;accessed&quot;:{&quot;date-parts&quot;:[[2022,2,19]]},&quot;URL&quot;:&quot;http://www.theses.fr/2020HESAE064&quot;},&quot;isTemporary&quot;:false}],&quot;citationTag&quot;:&quot;MENDELEY_CITATION_v3_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&quot;},{&quot;citationID&quot;:&quot;MENDELEY_CITATION_03ee8051-d40c-426f-b3c5-062c029fa765&quot;,&quot;properties&quot;:{&quot;noteIndex&quot;:0},&quot;isEdited&quot;:false,&quot;manualOverride&quot;:{&quot;isManuallyOverridden&quot;:false,&quot;citeprocText&quot;:&quot;[12]–[14]&quot;,&quot;manualOverrideText&quot;:&quot;&quot;},&quot;citationItems&quot;:[{&quot;id&quot;:&quot;1a80d644-9154-3649-bf7c-1f0d19d501e0&quot;,&quot;itemData&quot;:{&quot;type&quot;:&quot;article-journal&quot;,&quot;id&quot;:&quot;1a80d644-9154-3649-bf7c-1f0d19d501e0&quot;,&quot;title&quot;:&quot;Sensory nerves contribute to cutaneous vasodilator response to cathodal stimulation in healthy rats&quot;,&quot;author&quot;:[{&quot;family&quot;:&quot;Gohin&quot;,&quot;given&quot;:&quot;Stéphanie&quot;,&quot;parse-names&quot;:false,&quot;dropping-particle&quot;:&quot;&quot;,&quot;non-dropping-particle&quot;:&quot;&quot;},{&quot;family&quot;:&quot;Decorps&quot;,&quot;given&quot;:&quot;Johanna&quot;,&quot;parse-names&quot;:false,&quot;dropping-particle&quot;:&quot;&quot;,&quot;non-dropping-particle&quot;:&quot;&quot;},{&quot;family&quot;:&quot;Sigaudo-Roussel&quot;,&quot;given&quot;:&quot;Dominique&quot;,&quot;parse-names&quot;:false,&quot;dropping-particle&quot;:&quot;&quot;,&quot;non-dropping-particle&quot;:&quot;&quot;},{&quot;family&quot;:&quot;Fromy&quot;,&quot;given&quot;:&quot;Bérengère&quot;,&quot;parse-names&quot;:false,&quot;dropping-particle&quot;:&quot;&quot;,&quot;non-dropping-particle&quot;:&quot;&quot;}],&quot;container-title&quot;:&quot;Microvascular Research&quot;,&quot;accessed&quot;:{&quot;date-parts&quot;:[[2022,2,19]]},&quot;DOI&quot;:&quot;10.1016/J.MVR.2015.06.010&quot;,&quot;ISSN&quot;:&quot;0026-2862&quot;,&quot;PMID&quot;:&quot;26205659&quot;,&quot;issued&quot;:{&quot;date-parts&quot;:[[2015,9,1]]},&quot;page&quot;:&quot;103-110&quot;,&quot;abstract&quot;:&quot;Cutaneous current-induced vasodilation (CIV) in response to galvanic current application is an integrative model of neurovascular interaction that relies on capsaicin-sensitive fiber activation. The upstream and downstream mechanisms related to the activation of the capsaicin-sensitive fibers involved in CIV are not elucidated. In particular, the activation of cutaneous transient receptor potential vanilloid type-1 (TRPV1) channels and/or acid-sensing ion channels (ASIC) (activators mechanisms) and the release of calcitonin gene-related peptide (CGRP) and substance P (SP) (effector mechanisms) have been tested. To assess cathodal CIV, we measured cutaneous blood flow using laser Doppler flowmetry for 20. min following cathodal current application (240. s, 100. μA) on the skin of the thigh in anesthetized healthy rats for 20. min. CIV was studied in rats treated with capsazepine and amiloride to inhibit TRPV1 and ASIC channels, respectively; CGRP8-37 and SR140333 to antagonize CGRP and neurokinin-1 (NK1) receptors, respectively; compared to their respective controls. Cathodal CIV was attenuated by capsazepine (12. ±. 2% vs 54. ±. 6%, P&lt;. 0.001), amiloride (19. ±. 8% vs 61. ±. 6%, P&lt;. 0.01), CGRP8-37 (15. ±. 6% vs 61. ±. 6%, P&lt;. 0.001) and SR140333 (9. ±. 5% vs 54. ±. 6%, P&lt;. 0.001) without changing local acidification. This is the first integrative study performed in healthy rats showing that cutaneous vasodilation in response to cathodal stimulation is initiated by activation of cutaneous TRPV1 and ASIC channels likely through local acidification. The involvement of CGRP and NK1 receptors suggests that cathodal CIV is the result of CGRP and SP released through activated capsaicin-sensitive fibers. Therefore cathodal CIV could be a valuable method to assess sensory neurovascular function in the skin, which would be particularly relevant to evaluate the presence of small nerve fiber disorders and the effectiveness of treatments.&quot;,&quot;publisher&quot;:&quot;Academic Press&quot;,&quot;volume&quot;:&quot;101&quot;,&quot;expandedJournalTitle&quot;:&quot;Microvascular Research&quot;},&quot;isTemporary&quot;:false},{&quot;id&quot;:&quot;bbeb14ae-9879-3e3b-ad62-0b3c9d37d31c&quot;,&quot;itemData&quot;:{&quot;type&quot;:&quot;article-journal&quot;,&quot;id&quot;:&quot;bbeb14ae-9879-3e3b-ad62-0b3c9d37d31c&quot;,&quot;title&quot;:&quot;Aging-Associated Sensory Neuropathy Alters Pressure-Induced Vasodilation in Humans&quot;,&quot;author&quot;:[{&quot;family&quot;:&quot;Fromy&quot;,&quot;given&quot;:&quot;Bérengère&quot;,&quot;parse-names&quot;:false,&quot;dropping-particle&quot;:&quot;&quot;,&quot;non-dropping-particle&quot;:&quot;&quot;},{&quot;family&quot;:&quot;Sigaudo-Roussel&quot;,&quot;given&quot;:&quot;Dominique&quot;,&quot;parse-names&quot;:false,&quot;dropping-particle&quot;:&quot;&quot;,&quot;non-dropping-particle&quot;:&quot;&quot;},{&quot;family&quot;:&quot;Gaubert-Dahan&quot;,&quot;given&quot;:&quot;Marie Line&quot;,&quot;parse-names&quot;:false,&quot;dropping-particle&quot;:&quot;&quot;,&quot;non-dropping-particle&quot;:&quot;&quot;},{&quot;family&quot;:&quot;Rousseau&quot;,&quot;given&quot;:&quot;Pascal&quot;,&quot;parse-names&quot;:false,&quot;dropping-particle&quot;:&quot;&quot;,&quot;non-dropping-particle&quot;:&quot;&quot;},{&quot;family&quot;:&quot;Abraham&quot;,&quot;given&quot;:&quot;Pierre&quot;,&quot;parse-names&quot;:false,&quot;dropping-particle&quot;:&quot;&quot;,&quot;non-dropping-particle&quot;:&quot;&quot;},{&quot;family&quot;:&quot;Benzoni&quot;,&quot;given&quot;:&quot;Daniel&quot;,&quot;parse-names&quot;:false,&quot;dropping-particle&quot;:&quot;&quot;,&quot;non-dropping-particle&quot;:&quot;&quot;},{&quot;family&quot;:&quot;Berrut&quot;,&quot;given&quot;:&quot;Gilles&quot;,&quot;parse-names&quot;:false,&quot;dropping-particle&quot;:&quot;&quot;,&quot;non-dropping-particle&quot;:&quot;&quot;},{&quot;family&quot;:&quot;Saumet&quot;,&quot;given&quot;:&quot;Jean Louis&quot;,&quot;parse-names&quot;:false,&quot;dropping-particle&quot;:&quot;&quot;,&quot;non-dropping-particle&quot;:&quot;&quot;}],&quot;container-title&quot;:&quot;Journal of Investigative Dermatology&quot;,&quot;accessed&quot;:{&quot;date-parts&quot;:[[2022,2,19]]},&quot;DOI&quot;:&quot;10.1038/JID.2009.279&quot;,&quot;ISSN&quot;:&quot;0022-202X&quot;,&quot;PMID&quot;:&quot;19727122&quot;,&quot;URL&quot;:&quot;http://www.jidonline.org/article/S0022202X15347370/fulltext&quot;,&quot;issued&quot;:{&quot;date-parts&quot;:[[2010,3,1]]},&quot;page&quot;:&quot;849-855&quot;,&quot;abstract&quot;:&quot;&lt;p&gt;Healthy skin is protected from pressure-induced ischemic damage because of the presence of pressure-induced vasodilation (PIV). PIV relies on small sensory nerve fibers and endothelial function. Since aging alters both nervous and vascular functions, we hypothesized that PIV is altered with aging. We compared PIV in non-neuropathic and neuropathic older subjects (60–75 years) with that of young subjects (20–35 years). Laser Doppler flowmetry was used to evaluate the cutaneous responses to local pressure application, acetylcholine, and local heating. Quantitative sensory tests were used to evaluate sensory-nerve-fiber function. The non-neuropathic older subjects had an impaired PIV (12±7% increase in blood flow with pressure) compared with young subjects (62±4%, &lt;i&gt;P&lt;/i&gt;&lt;0.001). In the presence of peripheral neuropathy, the older subjects were totally deprived of PIV, leading to early pressure-induced cutaneous ischemia (-31±10%, &lt;i&gt;P&lt;/i&gt;&lt;0.001). This inability of the skin to adapt to localized pressure in older subjects is related to the severity of the sensory-fiber dysfunction rather than to endothelial dysfunction, which was comparable between the non-neuropathic (141±19% increased blood flow with acetylcholine, &lt;i&gt;P&lt;/i&gt;&lt;0.05) and neuropathic older subjects (145±28% increase, &lt;i&gt;P&lt;/i&gt;&lt;0.05) compared with young subjects (234±25% increase).&lt;/p&gt;&quot;,&quot;publisher&quot;:&quot;Elsevier&quot;,&quot;issue&quot;:&quot;3&quot;,&quot;volume&quot;:&quot;130&quot;,&quot;expandedJournalTitle&quot;:&quot;Journal of Investigative Dermatology&quot;},&quot;isTemporary&quot;:false},{&quot;id&quot;:&quot;66e43e9d-8c20-3e9c-896c-0cdeedca7e56&quot;,&quot;itemData&quot;:{&quot;type&quot;:&quot;article-journal&quot;,&quot;id&quot;:&quot;66e43e9d-8c20-3e9c-896c-0cdeedca7e56&quot;,&quot;title&quot;:&quot;Asic3 is a neuronal mechanosensor for pressure-induced vasodilation that protects against pressure ulcers&quot;,&quot;author&quot;:[{&quot;family&quot;:&quot;Fromy&quot;,&quot;given&quot;:&quot;Bérengère&quot;,&quot;parse-names&quot;:false,&quot;dropping-particle&quot;:&quot;&quot;,&quot;non-dropping-particle&quot;:&quot;&quot;},{&quot;family&quot;:&quot;Lingueglia&quot;,&quot;given&quot;:&quot;Eric&quot;,&quot;parse-names&quot;:false,&quot;dropping-particle&quot;:&quot;&quot;,&quot;non-dropping-particle&quot;:&quot;&quot;},{&quot;family&quot;:&quot;Sigaudo-Roussel&quot;,&quot;given&quot;:&quot;Dominique&quot;,&quot;parse-names&quot;:false,&quot;dropping-particle&quot;:&quot;&quot;,&quot;non-dropping-particle&quot;:&quot;&quot;},{&quot;family&quot;:&quot;Saumet&quot;,&quot;given&quot;:&quot;Jean Louis&quot;,&quot;parse-names&quot;:false,&quot;dropping-particle&quot;:&quot;&quot;,&quot;non-dropping-particle&quot;:&quot;&quot;},{&quot;family&quot;:&quot;Lazdunski&quot;,&quot;given&quot;:&quot;Michel&quot;,&quot;parse-names&quot;:false,&quot;dropping-particle&quot;:&quot;&quot;,&quot;non-dropping-particle&quot;:&quot;&quot;}],&quot;container-title&quot;:&quot;Nature Medicine&quot;,&quot;accessed&quot;:{&quot;date-parts&quot;:[[2022,2,9]]},&quot;DOI&quot;:&quot;10.1038/NM.2844&quot;,&quot;ISSN&quot;:&quot;10788956&quot;,&quot;PMID&quot;:&quot;22842475&quot;,&quot;issued&quot;:{&quot;date-parts&quot;:[[2012,8]]},&quot;page&quot;:&quot;1205-1207&quot;,&quot;abstract&quot;:&quot;Pressure-induced vasodilation (PIV) delays the decrease in cutaneous blood flow produced by local application of low pressure to the skin, a physiologically appropriate adjustment of local vasomotor function. Individuals without a normal PIV response have a high risk of ulceration. Here we demonstrate that acid-sensing ion channel 3 (Asic3) is an essential neuronal sensor for the vasodilation response to direct pressure in both humans and rodents and for protecting against pressure ulcers in mice. © 2012 Nature America, Inc. All rights reserved.&quot;,&quot;issue&quot;:&quot;8&quot;,&quot;volume&quot;:&quot;18&quot;,&quot;expandedJournalTitle&quot;:&quot;Nature Medicine&quot;},&quot;isTemporary&quot;:false}],&quot;citationTag&quot;:&quot;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&quot;},{&quot;citationID&quot;:&quot;MENDELEY_CITATION_47c8b001-9c2f-47d6-a845-1f501caffaf6&quot;,&quot;properties&quot;:{&quot;noteIndex&quot;:0},&quot;isEdited&quot;:false,&quot;manualOverride&quot;:{&quot;isManuallyOverridden&quot;:false,&quot;citeprocText&quot;:&quot;[12]–[14]&quot;,&quot;manualOverrideText&quot;:&quot;&quot;},&quot;citationItems&quot;:[{&quot;id&quot;:&quot;1a80d644-9154-3649-bf7c-1f0d19d501e0&quot;,&quot;itemData&quot;:{&quot;type&quot;:&quot;article-journal&quot;,&quot;id&quot;:&quot;1a80d644-9154-3649-bf7c-1f0d19d501e0&quot;,&quot;title&quot;:&quot;Sensory nerves contribute to cutaneous vasodilator response to cathodal stimulation in healthy rats&quot;,&quot;author&quot;:[{&quot;family&quot;:&quot;Gohin&quot;,&quot;given&quot;:&quot;Stéphanie&quot;,&quot;parse-names&quot;:false,&quot;dropping-particle&quot;:&quot;&quot;,&quot;non-dropping-particle&quot;:&quot;&quot;},{&quot;family&quot;:&quot;Decorps&quot;,&quot;given&quot;:&quot;Johanna&quot;,&quot;parse-names&quot;:false,&quot;dropping-particle&quot;:&quot;&quot;,&quot;non-dropping-particle&quot;:&quot;&quot;},{&quot;family&quot;:&quot;Sigaudo-Roussel&quot;,&quot;given&quot;:&quot;Dominique&quot;,&quot;parse-names&quot;:false,&quot;dropping-particle&quot;:&quot;&quot;,&quot;non-dropping-particle&quot;:&quot;&quot;},{&quot;family&quot;:&quot;Fromy&quot;,&quot;given&quot;:&quot;Bérengère&quot;,&quot;parse-names&quot;:false,&quot;dropping-particle&quot;:&quot;&quot;,&quot;non-dropping-particle&quot;:&quot;&quot;}],&quot;container-title&quot;:&quot;Microvascular Research&quot;,&quot;accessed&quot;:{&quot;date-parts&quot;:[[2022,2,19]]},&quot;DOI&quot;:&quot;10.1016/J.MVR.2015.06.010&quot;,&quot;ISSN&quot;:&quot;0026-2862&quot;,&quot;PMID&quot;:&quot;26205659&quot;,&quot;issued&quot;:{&quot;date-parts&quot;:[[2015,9,1]]},&quot;page&quot;:&quot;103-110&quot;,&quot;abstract&quot;:&quot;Cutaneous current-induced vasodilation (CIV) in response to galvanic current application is an integrative model of neurovascular interaction that relies on capsaicin-sensitive fiber activation. The upstream and downstream mechanisms related to the activation of the capsaicin-sensitive fibers involved in CIV are not elucidated. In particular, the activation of cutaneous transient receptor potential vanilloid type-1 (TRPV1) channels and/or acid-sensing ion channels (ASIC) (activators mechanisms) and the release of calcitonin gene-related peptide (CGRP) and substance P (SP) (effector mechanisms) have been tested. To assess cathodal CIV, we measured cutaneous blood flow using laser Doppler flowmetry for 20. min following cathodal current application (240. s, 100. μA) on the skin of the thigh in anesthetized healthy rats for 20. min. CIV was studied in rats treated with capsazepine and amiloride to inhibit TRPV1 and ASIC channels, respectively; CGRP8-37 and SR140333 to antagonize CGRP and neurokinin-1 (NK1) receptors, respectively; compared to their respective controls. Cathodal CIV was attenuated by capsazepine (12. ±. 2% vs 54. ±. 6%, P&lt;. 0.001), amiloride (19. ±. 8% vs 61. ±. 6%, P&lt;. 0.01), CGRP8-37 (15. ±. 6% vs 61. ±. 6%, P&lt;. 0.001) and SR140333 (9. ±. 5% vs 54. ±. 6%, P&lt;. 0.001) without changing local acidification. This is the first integrative study performed in healthy rats showing that cutaneous vasodilation in response to cathodal stimulation is initiated by activation of cutaneous TRPV1 and ASIC channels likely through local acidification. The involvement of CGRP and NK1 receptors suggests that cathodal CIV is the result of CGRP and SP released through activated capsaicin-sensitive fibers. Therefore cathodal CIV could be a valuable method to assess sensory neurovascular function in the skin, which would be particularly relevant to evaluate the presence of small nerve fiber disorders and the effectiveness of treatments.&quot;,&quot;publisher&quot;:&quot;Academic Press&quot;,&quot;volume&quot;:&quot;101&quot;,&quot;expandedJournalTitle&quot;:&quot;Microvascular Research&quot;},&quot;isTemporary&quot;:false},{&quot;id&quot;:&quot;bbeb14ae-9879-3e3b-ad62-0b3c9d37d31c&quot;,&quot;itemData&quot;:{&quot;type&quot;:&quot;article-journal&quot;,&quot;id&quot;:&quot;bbeb14ae-9879-3e3b-ad62-0b3c9d37d31c&quot;,&quot;title&quot;:&quot;Aging-Associated Sensory Neuropathy Alters Pressure-Induced Vasodilation in Humans&quot;,&quot;author&quot;:[{&quot;family&quot;:&quot;Fromy&quot;,&quot;given&quot;:&quot;Bérengère&quot;,&quot;parse-names&quot;:false,&quot;dropping-particle&quot;:&quot;&quot;,&quot;non-dropping-particle&quot;:&quot;&quot;},{&quot;family&quot;:&quot;Sigaudo-Roussel&quot;,&quot;given&quot;:&quot;Dominique&quot;,&quot;parse-names&quot;:false,&quot;dropping-particle&quot;:&quot;&quot;,&quot;non-dropping-particle&quot;:&quot;&quot;},{&quot;family&quot;:&quot;Gaubert-Dahan&quot;,&quot;given&quot;:&quot;Marie Line&quot;,&quot;parse-names&quot;:false,&quot;dropping-particle&quot;:&quot;&quot;,&quot;non-dropping-particle&quot;:&quot;&quot;},{&quot;family&quot;:&quot;Rousseau&quot;,&quot;given&quot;:&quot;Pascal&quot;,&quot;parse-names&quot;:false,&quot;dropping-particle&quot;:&quot;&quot;,&quot;non-dropping-particle&quot;:&quot;&quot;},{&quot;family&quot;:&quot;Abraham&quot;,&quot;given&quot;:&quot;Pierre&quot;,&quot;parse-names&quot;:false,&quot;dropping-particle&quot;:&quot;&quot;,&quot;non-dropping-particle&quot;:&quot;&quot;},{&quot;family&quot;:&quot;Benzoni&quot;,&quot;given&quot;:&quot;Daniel&quot;,&quot;parse-names&quot;:false,&quot;dropping-particle&quot;:&quot;&quot;,&quot;non-dropping-particle&quot;:&quot;&quot;},{&quot;family&quot;:&quot;Berrut&quot;,&quot;given&quot;:&quot;Gilles&quot;,&quot;parse-names&quot;:false,&quot;dropping-particle&quot;:&quot;&quot;,&quot;non-dropping-particle&quot;:&quot;&quot;},{&quot;family&quot;:&quot;Saumet&quot;,&quot;given&quot;:&quot;Jean Louis&quot;,&quot;parse-names&quot;:false,&quot;dropping-particle&quot;:&quot;&quot;,&quot;non-dropping-particle&quot;:&quot;&quot;}],&quot;container-title&quot;:&quot;Journal of Investigative Dermatology&quot;,&quot;accessed&quot;:{&quot;date-parts&quot;:[[2022,2,19]]},&quot;DOI&quot;:&quot;10.1038/JID.2009.279&quot;,&quot;ISSN&quot;:&quot;0022-202X&quot;,&quot;PMID&quot;:&quot;19727122&quot;,&quot;URL&quot;:&quot;http://www.jidonline.org/article/S0022202X15347370/fulltext&quot;,&quot;issued&quot;:{&quot;date-parts&quot;:[[2010,3,1]]},&quot;page&quot;:&quot;849-855&quot;,&quot;abstract&quot;:&quot;&lt;p&gt;Healthy skin is protected from pressure-induced ischemic damage because of the presence of pressure-induced vasodilation (PIV). PIV relies on small sensory nerve fibers and endothelial function. Since aging alters both nervous and vascular functions, we hypothesized that PIV is altered with aging. We compared PIV in non-neuropathic and neuropathic older subjects (60–75 years) with that of young subjects (20–35 years). Laser Doppler flowmetry was used to evaluate the cutaneous responses to local pressure application, acetylcholine, and local heating. Quantitative sensory tests were used to evaluate sensory-nerve-fiber function. The non-neuropathic older subjects had an impaired PIV (12±7% increase in blood flow with pressure) compared with young subjects (62±4%, &lt;i&gt;P&lt;/i&gt;&lt;0.001). In the presence of peripheral neuropathy, the older subjects were totally deprived of PIV, leading to early pressure-induced cutaneous ischemia (-31±10%, &lt;i&gt;P&lt;/i&gt;&lt;0.001). This inability of the skin to adapt to localized pressure in older subjects is related to the severity of the sensory-fiber dysfunction rather than to endothelial dysfunction, which was comparable between the non-neuropathic (141±19% increased blood flow with acetylcholine, &lt;i&gt;P&lt;/i&gt;&lt;0.05) and neuropathic older subjects (145±28% increase, &lt;i&gt;P&lt;/i&gt;&lt;0.05) compared with young subjects (234±25% increase).&lt;/p&gt;&quot;,&quot;publisher&quot;:&quot;Elsevier&quot;,&quot;issue&quot;:&quot;3&quot;,&quot;volume&quot;:&quot;130&quot;,&quot;expandedJournalTitle&quot;:&quot;Journal of Investigative Dermatology&quot;},&quot;isTemporary&quot;:false},{&quot;id&quot;:&quot;66e43e9d-8c20-3e9c-896c-0cdeedca7e56&quot;,&quot;itemData&quot;:{&quot;type&quot;:&quot;article-journal&quot;,&quot;id&quot;:&quot;66e43e9d-8c20-3e9c-896c-0cdeedca7e56&quot;,&quot;title&quot;:&quot;Asic3 is a neuronal mechanosensor for pressure-induced vasodilation that protects against pressure ulcers&quot;,&quot;author&quot;:[{&quot;family&quot;:&quot;Fromy&quot;,&quot;given&quot;:&quot;Bérengère&quot;,&quot;parse-names&quot;:false,&quot;dropping-particle&quot;:&quot;&quot;,&quot;non-dropping-particle&quot;:&quot;&quot;},{&quot;family&quot;:&quot;Lingueglia&quot;,&quot;given&quot;:&quot;Eric&quot;,&quot;parse-names&quot;:false,&quot;dropping-particle&quot;:&quot;&quot;,&quot;non-dropping-particle&quot;:&quot;&quot;},{&quot;family&quot;:&quot;Sigaudo-Roussel&quot;,&quot;given&quot;:&quot;Dominique&quot;,&quot;parse-names&quot;:false,&quot;dropping-particle&quot;:&quot;&quot;,&quot;non-dropping-particle&quot;:&quot;&quot;},{&quot;family&quot;:&quot;Saumet&quot;,&quot;given&quot;:&quot;Jean Louis&quot;,&quot;parse-names&quot;:false,&quot;dropping-particle&quot;:&quot;&quot;,&quot;non-dropping-particle&quot;:&quot;&quot;},{&quot;family&quot;:&quot;Lazdunski&quot;,&quot;given&quot;:&quot;Michel&quot;,&quot;parse-names&quot;:false,&quot;dropping-particle&quot;:&quot;&quot;,&quot;non-dropping-particle&quot;:&quot;&quot;}],&quot;container-title&quot;:&quot;Nature Medicine&quot;,&quot;accessed&quot;:{&quot;date-parts&quot;:[[2022,2,9]]},&quot;DOI&quot;:&quot;10.1038/NM.2844&quot;,&quot;ISSN&quot;:&quot;10788956&quot;,&quot;PMID&quot;:&quot;22842475&quot;,&quot;issued&quot;:{&quot;date-parts&quot;:[[2012,8]]},&quot;page&quot;:&quot;1205-1207&quot;,&quot;abstract&quot;:&quot;Pressure-induced vasodilation (PIV) delays the decrease in cutaneous blood flow produced by local application of low pressure to the skin, a physiologically appropriate adjustment of local vasomotor function. Individuals without a normal PIV response have a high risk of ulceration. Here we demonstrate that acid-sensing ion channel 3 (Asic3) is an essential neuronal sensor for the vasodilation response to direct pressure in both humans and rodents and for protecting against pressure ulcers in mice. © 2012 Nature America, Inc. All rights reserved.&quot;,&quot;issue&quot;:&quot;8&quot;,&quot;volume&quot;:&quot;18&quot;,&quot;expandedJournalTitle&quot;:&quot;Nature Medicine&quot;},&quot;isTemporary&quot;:false}],&quot;citationTag&quot;:&quot;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&quot;},{&quot;citationID&quot;:&quot;MENDELEY_CITATION_749749bd-4002-48dd-9877-b5fd68092330&quot;,&quot;properties&quot;:{&quot;noteIndex&quot;:0},&quot;isEdited&quot;:false,&quot;manualOverride&quot;:{&quot;isManuallyOverridden&quot;:false,&quot;citeprocText&quot;:&quot;[16]–[18]&quot;,&quot;manualOverrideText&quot;:&quot;&quot;},&quot;citationItems&quot;:[{&quot;id&quot;:&quot;9b517adb-1821-3369-812f-ae4d30164eae&quot;,&quot;itemData&quot;:{&quot;type&quot;:&quot;article-journal&quot;,&quot;id&quot;:&quot;9b517adb-1821-3369-812f-ae4d30164eae&quot;,&quot;title&quot;:&quot;The transport profile of cytokines in epidermal equivalents subjected to mechanical loading&quot;,&quot;author&quot;:[{&quot;family&quot;:&quot;Cornelissen&quot;,&quot;given&quot;:&quot;Lisette H.&quot;,&quot;parse-names&quot;:false,&quot;dropping-particle&quot;:&quot;&quot;,&quot;non-dropping-particle&quot;:&quot;&quot;},{&quot;family&quot;:&quot;Bronneberg&quot;,&quot;given&quot;:&quot;Debbie&quot;,&quot;parse-names&quot;:false,&quot;dropping-particle&quot;:&quot;&quot;,&quot;non-dropping-particle&quot;:&quot;&quot;},{&quot;family&quot;:&quot;Bader&quot;,&quot;given&quot;:&quot;Dan L.&quot;,&quot;parse-names&quot;:false,&quot;dropping-particle&quot;:&quot;&quot;,&quot;non-dropping-particle&quot;:&quot;&quot;},{&quot;family&quot;:&quot;Baaijens&quot;,&quot;given&quot;:&quot;Frank P.T.&quot;,&quot;parse-names&quot;:false,&quot;dropping-particle&quot;:&quot;&quot;,&quot;non-dropping-particle&quot;:&quot;&quot;},{&quot;family&quot;:&quot;Oomens&quot;,&quot;given&quot;:&quot;Cees W.J.&quot;,&quot;parse-names&quot;:false,&quot;dropping-particle&quot;:&quot;&quot;,&quot;non-dropping-particle&quot;:&quot;&quot;}],&quot;container-title&quot;:&quot;Annals of Biomedical Engineering&quot;,&quot;accessed&quot;:{&quot;date-parts&quot;:[[2022,2,9]]},&quot;DOI&quot;:&quot;10.1007/S10439-009-9652-Y/FIGURES/7&quot;,&quot;ISSN&quot;:&quot;00906964&quot;,&quot;PMID&quot;:&quot;19234790&quot;,&quot;URL&quot;:&quot;https://link.springer.com/article/10.1007/s10439-009-9652-y&quot;,&quot;issued&quot;:{&quot;date-parts&quot;:[[2009,5,21]]},&quot;page&quot;:&quot;1007-1018&quot;,&quot;abstract&quot;:&quot;Pressure ulcer risk assessment might be optimized by incorporating the soft tissue reaction to mechanical loading in the currently used risk assessment scales. Cytokines, like IL-1α, IL-1RA, IL-8, and TNF-α, might be used to determine this tissue reaction, since they are released after 24 h of mechanical loading of epidermal equivalents. In the current study, the release and transport of these cytokines with time was evaluated. Epidermal equivalents were subjected to 20 kPa for different time periods (1, 2, 4, 6, 8, 16, and 24 h). Compared to the unloaded control group, a significant increase was found for IL-1α (4.7-fold), IL-1RA (4.8-fold), and IL-8 (3.6-fold) release after 1 h loading. For TNF-α, the release was significantly increased after 4 h of loading (5.1-fold compared to the unloaded situation), coinciding with the first signs of gross structural tissue damage. These cytokine values were determined in the surrounding medium and a transport model was developed to evaluate the distribution of cytokines inside the culture. These simulations revealed that all IL-8 and TNF-α was released from the keratinocytes, whereas most of the IL-1α and IL-1RA remained inside the keratinocytes during the 24 h loading period. In conclusion, IL-1α, IL-1RA, and IL-8 appear promising biochemical markers for pressure ulcer risk assessment, since their release is increased after 1 h of epidermal loading and before the onset of structural tissue damage.&quot;,&quot;publisher&quot;:&quot;Springer&quot;,&quot;issue&quot;:&quot;5&quot;,&quot;volume&quot;:&quot;37&quot;,&quot;expandedJournalTitle&quot;:&quot;Annals of Biomedical Engineering&quot;},&quot;isTemporary&quot;:false},{&quot;id&quot;:&quot;0a9801da-854b-3099-a068-0d4c0df85101&quot;,&quot;itemData&quot;:{&quot;type&quot;:&quot;article-journal&quot;,&quot;id&quot;:&quot;0a9801da-854b-3099-a068-0d4c0df85101&quot;,&quot;title&quot;:&quot;Investigating the influence of intermittent and continuous mechanical loading on skin through non-invasive sampling of IL-1α&quot;,&quot;author&quot;:[{&quot;family&quot;:&quot;Soetens&quot;,&quot;given&quot;:&quot;J. F.J.&quot;,&quot;parse-names&quot;:false,&quot;dropping-particle&quot;:&quot;&quot;,&quot;non-dropping-particle&quot;:&quot;&quot;},{&quot;family&quot;:&quot;Worsley&quot;,&quot;given&quot;:&quot;P. R.&quot;,&quot;parse-names&quot;:false,&quot;dropping-particle&quot;:&quot;&quot;,&quot;non-dropping-particle&quot;:&quot;&quot;},{&quot;family&quot;:&quot;Bader&quot;,&quot;given&quot;:&quot;D. L.&quot;,&quot;parse-names&quot;:false,&quot;dropping-particle&quot;:&quot;&quot;,&quot;non-dropping-particle&quot;:&quot;&quot;},{&quot;family&quot;:&quot;Oomens&quot;,&quot;given&quot;:&quot;C. W.J.&quot;,&quot;parse-names&quot;:false,&quot;dropping-particle&quot;:&quot;&quot;,&quot;non-dropping-particle&quot;:&quot;&quot;}],&quot;container-title&quot;:&quot;Journal of Tissue Viability&quot;,&quot;accessed&quot;:{&quot;date-parts&quot;:[[2022,2,9]]},&quot;DOI&quot;:&quot;10.1016/J.JTV.2018.12.003&quot;,&quot;ISSN&quot;:&quot;0965-206X&quot;,&quot;PMID&quot;:&quot;30638732&quot;,&quot;issued&quot;:{&quot;date-parts&quot;:[[2019,2,1]]},&quot;page&quot;:&quot;1-6&quot;,&quot;abstract&quot;:&quot;Pressure ulcers (PUs) are a major burden to both patients, carers and the healthcare system. It is therefore important to identify patients at risk and detect pressure ulcers at an early stage of their development. The pro-inflammatory cytokine IL-1α is a promising indicator of tissue damage. The aim of this study was to compare the temporal skin response, by means of IL-1α expression, to different loading regimens and to investigate the presence of individual variability. The sacrum of eleven healthy volunteers was subjected to two different loading protocols. After a baseline measurement, the left and right side of the sacrum were subjected to continuous and intermittent loading regimen, respectively, at a pressure of 100 mmHg. Data was collected every 20 min, allowing for a total experimental time of 140 min. Sebum, collected at ambient conditions using Sebutape, was analyzed for the pro-inflammatory cytokine IL-1α. Most robust results were obtained using a baseline normalization approach on individual data. The IL-1α level significantly changed upon load application and removal (p&lt;0.05) for both loading regimens. Highest IL-1α ratio increase, 3.7-fold, was observed for 1 h continuous loading. During the refractory periods for both loading regimen the IL-1α levels were still found to be up-regulated compared to baseline (p&lt;0.05). The IL-1α level increased significantly for the two initial loading periods (p&lt;0.05), but stabilized during the final loading period for both loading regimens. Large individual variability in IL-1α ratio was observed in the responses, with median values of 1.91 (range 1.49–3.08), and 2.52 (range 1.96–4.29), for intermittent and continuous loading, respectively, although the differences were not statistically significant. Cluster analysis revealed the presence of two distinct sub-populations, with either a low or high response to the applied loading regimen. The measurement after the first loading period proved to be representative for the subsequent measurements on each site. This study revealed that trends in normalized IL-1α provided an early indicator for tissue status following periods of mechanical loading and refractory unloaded conditions. Additionally, the observed individual variability in the response potentially identifies patients at risk of developing PUs.&quot;,&quot;publisher&quot;:&quot;Elsevier&quot;,&quot;issue&quot;:&quot;1&quot;,&quot;volume&quot;:&quot;28&quot;,&quot;expandedJournalTitle&quot;:&quot;Journal of Tissue Viability&quot;},&quot;isTemporary&quot;:false},{&quot;id&quot;:&quot;de26250c-5c29-3f75-abd3-37e410a8ef7c&quot;,&quot;itemData&quot;:{&quot;type&quot;:&quot;article-journal&quot;,&quot;id&quot;:&quot;de26250c-5c29-3f75-abd3-37e410a8ef7c&quot;,&quot;title&quot;:&quot;The expression of anaerobic metabolites in sweat and sebum from human skin subjected to intermittent and continuous mechanical loading&quot;,&quot;author&quot;:[{&quot;family&quot;:&quot;Soetens&quot;,&quot;given&quot;:&quot;J. F.J.&quot;,&quot;parse-names&quot;:false,&quot;dropping-particle&quot;:&quot;&quot;,&quot;non-dropping-particle&quot;:&quot;&quot;},{&quot;family&quot;:&quot;Worsley&quot;,&quot;given&quot;:&quot;P. R.&quot;,&quot;parse-names&quot;:false,&quot;dropping-particle&quot;:&quot;&quot;,&quot;non-dropping-particle&quot;:&quot;&quot;},{&quot;family&quot;:&quot;Herniman&quot;,&quot;given&quot;:&quot;J. M.&quot;,&quot;parse-names&quot;:false,&quot;dropping-particle&quot;:&quot;&quot;,&quot;non-dropping-particle&quot;:&quot;&quot;},{&quot;family&quot;:&quot;Langley&quot;,&quot;given&quot;:&quot;G. J.&quot;,&quot;parse-names&quot;:false,&quot;dropping-particle&quot;:&quot;&quot;,&quot;non-dropping-particle&quot;:&quot;&quot;},{&quot;family&quot;:&quot;Bader&quot;,&quot;given&quot;:&quot;D. L.&quot;,&quot;parse-names&quot;:false,&quot;dropping-particle&quot;:&quot;&quot;,&quot;non-dropping-particle&quot;:&quot;&quot;},{&quot;family&quot;:&quot;Oomens&quot;,&quot;given&quot;:&quot;C. W.J.&quot;,&quot;parse-names&quot;:false,&quot;dropping-particle&quot;:&quot;&quot;,&quot;non-dropping-particle&quot;:&quot;&quot;}],&quot;container-title&quot;:&quot;Journal of Tissue Viability&quot;,&quot;accessed&quot;:{&quot;date-parts&quot;:[[2022,2,9]]},&quot;DOI&quot;:&quot;10.1016/J.JTV.2019.10.001&quot;,&quot;ISSN&quot;:&quot;0965-206X&quot;,&quot;PMID&quot;:&quot;31668875&quot;,&quot;issued&quot;:{&quot;date-parts&quot;:[[2019,11,1]]},&quot;page&quot;:&quot;186-193&quot;,&quot;abstract&quot;:&quot;Pressure ulcers (PUs) represent a substantial burden to both patients and healthcare providers. Accordingly, effective prevention strategies should follow early detection of PUs. Anaerobic metabolites, such as lactate and pyruvate, are promising noninvasive biomarkers indicative of tissue ischaemia, one of the major mechanisms leading to PU development. The aim of this study was to investigate if the temporal release profile of these metabolites in sweat and sebum is sensitive to detect local tissue changes resulting from prolonged mechanical loads. The sacrum of healthy volunteers was subjected to two different loading protocols. After a baseline measurement, the left and right side of the sacrum were subjected to continuous and intermittent loading regimen, respectively, at a pressure of 100 mmHg. Biomarker samples were collected every 20 min, with a total experimental time of 140 min. Sweat was collected at 37 ∘C and 80% relative humidity, and sebum at ambient conditions, from 11 to 13 volunteers, respectively. Both samples were analysed for lactate and pyruvate concentrations using ultra-high performance supercritical fluid chromatography mass spectrometry. Prior to analysis metabolite concentrations were normalized to individual baseline levels and, in the case of sweat, additional normalization was performed to an unloaded control site to account for fatigue of sweat glands. Although substantial variability was present, the temporal release profiles of both sweat and sebum metabolites reflected the applied loading regimen with increased levels upon load application, and recovery to baseline levels following load removal. Highest relative increases were 20% and 30% for sweat lactate and pyruvate, respectively, and 41% for sebum lactate. Sebum pyruvate was not present in quantifiable amounts. There was a linear correlation between the individual responses to intermittent and continuous loading. The present study revealed that metabolite biomarkers in both sweat and sebum were sensitive to the application of mechanical loads, indicative of local ischaemia within skin and soft tissues. Similar trends in metabolic biomarkers were observed in response to intermittent and continuous loading regimens in both sweat and sebum. Metabolites represent a potential means to monitor the health of loaded skin and soft tissues informing timely interventions of PU prevention.&quot;,&quot;publisher&quot;:&quot;Elsevier&quot;,&quot;issue&quot;:&quot;4&quot;,&quot;volume&quot;:&quot;28&quot;,&quot;expandedJournalTitle&quot;:&quot;Journal of Tissue Viability&quot;},&quot;isTemporary&quot;:false}],&quot;citationTag&quot;:&quot;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&quot;},{&quot;citationID&quot;:&quot;MENDELEY_CITATION_3977ee3a-6285-456c-aba3-d62caa464d1d&quot;,&quot;properties&quot;:{&quot;noteIndex&quot;:0},&quot;isEdited&quot;:false,&quot;manualOverride&quot;:{&quot;isManuallyOverridden&quot;:false,&quot;citeprocText&quot;:&quot;[14]&quot;,&quot;manualOverrideText&quot;:&quot;&quot;},&quot;citationItems&quot;:[{&quot;id&quot;:&quot;66e43e9d-8c20-3e9c-896c-0cdeedca7e56&quot;,&quot;itemData&quot;:{&quot;type&quot;:&quot;article-journal&quot;,&quot;id&quot;:&quot;66e43e9d-8c20-3e9c-896c-0cdeedca7e56&quot;,&quot;title&quot;:&quot;Asic3 is a neuronal mechanosensor for pressure-induced vasodilation that protects against pressure ulcers&quot;,&quot;author&quot;:[{&quot;family&quot;:&quot;Fromy&quot;,&quot;given&quot;:&quot;Bérengère&quot;,&quot;parse-names&quot;:false,&quot;dropping-particle&quot;:&quot;&quot;,&quot;non-dropping-particle&quot;:&quot;&quot;},{&quot;family&quot;:&quot;Lingueglia&quot;,&quot;given&quot;:&quot;Eric&quot;,&quot;parse-names&quot;:false,&quot;dropping-particle&quot;:&quot;&quot;,&quot;non-dropping-particle&quot;:&quot;&quot;},{&quot;family&quot;:&quot;Sigaudo-Roussel&quot;,&quot;given&quot;:&quot;Dominique&quot;,&quot;parse-names&quot;:false,&quot;dropping-particle&quot;:&quot;&quot;,&quot;non-dropping-particle&quot;:&quot;&quot;},{&quot;family&quot;:&quot;Saumet&quot;,&quot;given&quot;:&quot;Jean Louis&quot;,&quot;parse-names&quot;:false,&quot;dropping-particle&quot;:&quot;&quot;,&quot;non-dropping-particle&quot;:&quot;&quot;},{&quot;family&quot;:&quot;Lazdunski&quot;,&quot;given&quot;:&quot;Michel&quot;,&quot;parse-names&quot;:false,&quot;dropping-particle&quot;:&quot;&quot;,&quot;non-dropping-particle&quot;:&quot;&quot;}],&quot;container-title&quot;:&quot;Nature Medicine&quot;,&quot;accessed&quot;:{&quot;date-parts&quot;:[[2022,2,9]]},&quot;DOI&quot;:&quot;10.1038/NM.2844&quot;,&quot;ISSN&quot;:&quot;10788956&quot;,&quot;PMID&quot;:&quot;22842475&quot;,&quot;issued&quot;:{&quot;date-parts&quot;:[[2012,8]]},&quot;page&quot;:&quot;1205-1207&quot;,&quot;abstract&quot;:&quot;Pressure-induced vasodilation (PIV) delays the decrease in cutaneous blood flow produced by local application of low pressure to the skin, a physiologically appropriate adjustment of local vasomotor function. Individuals without a normal PIV response have a high risk of ulceration. Here we demonstrate that acid-sensing ion channel 3 (Asic3) is an essential neuronal sensor for the vasodilation response to direct pressure in both humans and rodents and for protecting against pressure ulcers in mice. © 2012 Nature America, Inc. All rights reserved.&quot;,&quot;issue&quot;:&quot;8&quot;,&quot;volume&quot;:&quot;18&quot;,&quot;expandedJournalTitle&quot;:&quot;Nature Medicine&quot;},&quot;isTemporary&quot;:false}],&quot;citationTag&quot;:&quot;MENDELEY_CITATION_v3_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&quot;},{&quot;citationID&quot;:&quot;MENDELEY_CITATION_077d35cd-0a4a-46f9-9b50-eb6f6633b854&quot;,&quot;properties&quot;:{&quot;noteIndex&quot;:0},&quot;isEdited&quot;:false,&quot;manualOverride&quot;:{&quot;isManuallyOverridden&quot;:false,&quot;citeprocText&quot;:&quot;[11]&quot;,&quot;manualOverrideText&quot;:&quot;&quot;},&quot;citationItems&quot;:[{&quot;id&quot;:&quot;807f9d59-b950-3e64-a865-79cc9eb77963&quot;,&quot;itemData&quot;:{&quot;type&quot;:&quot;article-journal&quot;,&quot;id&quot;:&quot;807f9d59-b950-3e64-a865-79cc9eb77963&quot;,&quot;title&quot;:&quot;Mechanistic modeling of vascular tumor growth: an extension of Biot's theory to hierarchical bi-compartment porous medium systems&quot;,&quot;author&quot;:[{&quot;family&quot;:&quot;Sciumè&quot;,&quot;given&quot;:&quot;Giuseppe&quot;,&quot;parse-names&quot;:false,&quot;dropping-particle&quot;:&quot;&quot;,&quot;non-dropping-particle&quot;:&quot;&quot;}],&quot;container-title&quot;:&quot;Acta Mechanica&quot;,&quot;DOI&quot;:&quot;10.1007/s00707-020-02908-z&quot;,&quot;URL&quot;:&quot;https://doi.org/10.1007/s00707-020-02908-z&quot;,&quot;issued&quot;:{&quot;date-parts&quot;:[[2021,2]]},&quot;page&quot;:&quot;1445-1478&quot;,&quot;publisher&quot;:&quot;Springer Science and Business Media LLC&quot;,&quot;issue&quot;:&quot;4&quot;,&quot;volume&quot;:&quot;232&quot;,&quot;expandedJournalTitle&quot;:&quot;Acta Mechanica&quot;},&quot;isTemporary&quot;:false}],&quot;citationTag&quot;:&quot;MENDELEY_CITATION_v3_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&quot;},{&quot;citationID&quot;:&quot;MENDELEY_CITATION_3af7074d-fc23-4d33-85a5-4712c7cdcf8b&quot;,&quot;properties&quot;:{&quot;noteIndex&quot;:0},&quot;isEdited&quot;:false,&quot;manualOverride&quot;:{&quot;isManuallyOverridden&quot;:false,&quot;citeprocText&quot;:&quot;[11]&quot;,&quot;manualOverrideText&quot;:&quot;&quot;},&quot;citationItems&quot;:[{&quot;id&quot;:&quot;807f9d59-b950-3e64-a865-79cc9eb77963&quot;,&quot;itemData&quot;:{&quot;type&quot;:&quot;article-journal&quot;,&quot;id&quot;:&quot;807f9d59-b950-3e64-a865-79cc9eb77963&quot;,&quot;title&quot;:&quot;Mechanistic modeling of vascular tumor growth: an extension of Biot's theory to hierarchical bi-compartment porous medium systems&quot;,&quot;author&quot;:[{&quot;family&quot;:&quot;Sciumè&quot;,&quot;given&quot;:&quot;Giuseppe&quot;,&quot;parse-names&quot;:false,&quot;dropping-particle&quot;:&quot;&quot;,&quot;non-dropping-particle&quot;:&quot;&quot;}],&quot;container-title&quot;:&quot;Acta Mechanica&quot;,&quot;DOI&quot;:&quot;10.1007/s00707-020-02908-z&quot;,&quot;URL&quot;:&quot;https://doi.org/10.1007/s00707-020-02908-z&quot;,&quot;issued&quot;:{&quot;date-parts&quot;:[[2021,2]]},&quot;page&quot;:&quot;1445-1478&quot;,&quot;publisher&quot;:&quot;Springer Science and Business Media LLC&quot;,&quot;issue&quot;:&quot;4&quot;,&quot;volume&quot;:&quot;232&quot;,&quot;expandedJournalTitle&quot;:&quot;Acta Mechanica&quot;},&quot;isTemporary&quot;:false}],&quot;citationTag&quot;:&quot;MENDELEY_CITATION_v3_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&quot;},{&quot;citationID&quot;:&quot;MENDELEY_CITATION_de667c8c-14b1-451a-a109-13305b487bb1&quot;,&quot;properties&quot;:{&quot;noteIndex&quot;:0},&quot;isEdited&quot;:false,&quot;manualOverride&quot;:{&quot;isManuallyOverridden&quot;:false,&quot;citeprocText&quot;:&quot;[19]&quot;,&quot;manualOverrideText&quot;:&quot;&quot;},&quot;citationItems&quot;:[{&quot;id&quot;:&quot;98d30e53-331b-31fe-9c07-c584ed266550&quot;,&quot;itemData&quot;:{&quot;type&quot;:&quot;article-journal&quot;,&quot;id&quot;:&quot;98d30e53-331b-31fe-9c07-c584ed266550&quot;,&quot;title&quot;:&quot;Membrane permeability during pressure ulcer formation: A computational model of dynamic competition between cytoskeletal damage and repair&quot;,&quot;author&quot;:[{&quot;family&quot;:&quot;Jagannathan&quot;,&quot;given&quot;:&quot;N. Suhas&quot;,&quot;parse-names&quot;:false,&quot;dropping-particle&quot;:&quot;&quot;,&quot;non-dropping-particle&quot;:&quot;&quot;},{&quot;family&quot;:&quot;Tucker-Kellogg&quot;,&quot;given&quot;:&quot;Lisa&quot;,&quot;parse-names&quot;:false,&quot;dropping-particle&quot;:&quot;&quot;,&quot;non-dropping-particle&quot;:&quot;&quot;}],&quot;container-title&quot;:&quot;Journal of Biomechanics&quot;,&quot;accessed&quot;:{&quot;date-parts&quot;:[[2022,2,19]]},&quot;DOI&quot;:&quot;10.1016/J.JBIOMECH.2015.12.022&quot;,&quot;ISSN&quot;:&quot;0021-9290&quot;,&quot;PMID&quot;:&quot;26772800&quot;,&quot;issued&quot;:{&quot;date-parts&quot;:[[2016,5,24]]},&quot;page&quot;:&quot;1311-1320&quot;,&quot;abstract&quot;:&quot;Pressure ulcers are debilitating wounds that arise frequently in people who have lost mobility. Mechanical stress, oxidative stress and ischemia-reperfusion injury are potential sources of damage during pressure ulcer formation, but cross-talk between these sources has rarely been investigated. In vitro experiments with mechanically-induced cell damage previously demonstrated that non-lethal amounts of static cell deformation could induce myoblast membrane permeabilization. Permeabilization, in turn, has the potential to induce oxidative stress via leakage of calcium, myoglobin or alarmins. In this work, we constructed a hypothetical causal network of cellular-scale effects resulting from deformation and permeabilization, and we investigated the theoretical sensitivity of cell death toward various parameters and pathways of the model. Simulations showed that the survival/death outcome was particularly sensitive to the speed of membrane repair. The outcome was also sensitive to whether oxidative stress could decrease the speed of membrane repair. Finally, using the assumption that apoptosis and necrosis would have opposite effects on membrane leakage in dying cells, we showed that promoting apoptosis might under certain conditions have the paradoxical effect of decreasing, rather than increasing, total cell death. Our work illustrates that apoptosis may have hidden benefits at preventing spatial spread of death. More broadly, our work shows the importance of membrane repair dynamics and highlights the need for experiments to measure the effects of ischemia, apoptosis induction, and other co-occurring sources of cell stress toward the speed of membrane repair.&quot;,&quot;publisher&quot;:&quot;Elsevier&quot;,&quot;issue&quot;:&quot;8&quot;,&quot;volume&quot;:&quot;49&quot;,&quot;expandedJournalTitle&quot;:&quot;Journal of Biomechanics&quot;},&quot;isTemporary&quot;:false}],&quot;citationTag&quot;:&quot;MENDELEY_CITATION_v3_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&quot;},{&quot;citationID&quot;:&quot;MENDELEY_CITATION_6122f4c3-830e-42b6-b866-abb9d3353235&quot;,&quot;properties&quot;:{&quot;noteIndex&quot;:0},&quot;isEdited&quot;:false,&quot;manualOverride&quot;:{&quot;isManuallyOverridden&quot;:false,&quot;citeprocText&quot;:&quot;[20], [21]&quot;,&quot;manualOverrideText&quot;:&quot;&quot;},&quot;citationItems&quot;:[{&quot;id&quot;:&quot;ff0147d4-3b55-32c5-bd91-423a50df0c54&quot;,&quot;itemData&quot;:{&quot;type&quot;:&quot;article-journal&quot;,&quot;id&quot;:&quot;ff0147d4-3b55-32c5-bd91-423a50df0c54&quot;,&quot;title&quot;:&quot;An experimental and computational investigation of the effects of volumetric boundary conditions on the compressive mechanics of passive skeletal muscle&quot;,&quot;author&quot;:[{&quot;family&quot;:&quot;Vaidya&quot;,&quot;given&quot;:&quot;Anurag J&quot;,&quot;parse-names&quot;:false,&quot;dropping-particle&quot;:&quot;&quot;,&quot;non-dropping-particle&quot;:&quot;&quot;},{&quot;family&quot;:&quot;Wheatley&quot;,&quot;given&quot;:&quot;Benjamin B&quot;,&quot;parse-names&quot;:false,&quot;dropping-particle&quot;:&quot;&quot;,&quot;non-dropping-particle&quot;:&quot;&quot;}],&quot;container-title&quot;:&quot;Journal of the Mechanical Behavior of Biomedical Materials&quot;,&quot;DOI&quot;:&quot;10.1016/j.jmbbm.2019.103526&quot;,&quot;URL&quot;:&quot;https://doi.org/10.1016/j.jmbbm.2019.103526&quot;,&quot;issued&quot;:{&quot;date-parts&quot;:[[2020,2]]},&quot;page&quot;:&quot;103526&quot;,&quot;publisher&quot;:&quot;Elsevier BV&quot;,&quot;volume&quot;:&quot;102&quot;,&quot;expandedJournalTitle&quot;:&quot;Journal of the Mechanical Behavior of Biomedical Materials&quot;},&quot;isTemporary&quot;:false},{&quot;id&quot;:&quot;cdccf7e4-be03-3f58-be9b-15c09ec63252&quot;,&quot;itemData&quot;:{&quot;type&quot;:&quot;article-journal&quot;,&quot;id&quot;:&quot;cdccf7e4-be03-3f58-be9b-15c09ec63252&quot;,&quot;title&quot;:&quot;A case for poroelasticity in skeletal muscle finite element analysis: experiment and modeling&quot;,&quot;author&quot;:[{&quot;family&quot;:&quot;Wheatley&quot;,&quot;given&quot;:&quot;Benjamin B&quot;,&quot;parse-names&quot;:false,&quot;dropping-particle&quot;:&quot;&quot;,&quot;non-dropping-particle&quot;:&quot;&quot;},{&quot;family&quot;:&quot;Odegard&quot;,&quot;given&quot;:&quot;Gregory M&quot;,&quot;parse-names&quot;:false,&quot;dropping-particle&quot;:&quot;&quot;,&quot;non-dropping-particle&quot;:&quot;&quot;},{&quot;family&quot;:&quot;Kaufman&quot;,&quot;given&quot;:&quot;Kenton R&quot;,&quot;parse-names&quot;:false,&quot;dropping-particle&quot;:&quot;&quot;,&quot;non-dropping-particle&quot;:&quot;&quot;},{&quot;family&quot;:&quot;Donahue&quot;,&quot;given&quot;:&quot;Tammy L Haut&quot;,&quot;parse-names&quot;:false,&quot;dropping-particle&quot;:&quot;&quot;,&quot;non-dropping-particle&quot;:&quot;&quot;}],&quot;container-title&quot;:&quot;Computer Methods in Biomechanics and Biomedical Engineering&quot;,&quot;DOI&quot;:&quot;10.1080/10255842.2016.1268132&quot;,&quot;URL&quot;:&quot;https://doi.org/10.1080/10255842.2016.1268132&quot;,&quot;issued&quot;:{&quot;date-parts&quot;:[[2016,12]]},&quot;page&quot;:&quot;598-601&quot;,&quot;publisher&quot;:&quot;Informa UK Limited&quot;,&quot;issue&quot;:&quot;6&quot;,&quot;volume&quot;:&quot;20&quot;,&quot;expandedJournalTitle&quot;:&quot;Computer Methods in Biomechanics and Biomedical Engineering&quot;},&quot;isTemporary&quot;:false}],&quot;citationTag&quot;:&quot;MENDELEY_CITATION_v3_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&quot;},{&quot;citationID&quot;:&quot;MENDELEY_CITATION_3e7756fa-3cc3-4683-8dcf-713f449981fa&quot;,&quot;properties&quot;:{&quot;noteIndex&quot;:0},&quot;isEdited&quot;:false,&quot;manualOverride&quot;:{&quot;isManuallyOverridden&quot;:false,&quot;citeprocText&quot;:&quot;[22]&quot;,&quot;manualOverrideText&quot;:&quot;&quot;},&quot;citationItems&quot;:[{&quot;id&quot;:&quot;8cc7a28e-a184-3df2-b35a-c92e9facc5e6&quot;,&quot;itemData&quot;:{&quot;type&quot;:&quot;article-journal&quot;,&quot;id&quot;:&quot;8cc7a28e-a184-3df2-b35a-c92e9facc5e6&quot;,&quot;title&quot;:&quot;Three phase flow dynamics in tumor growth&quot;,&quot;author&quot;:[{&quot;family&quot;:&quot;Sciumè&quot;,&quot;given&quot;:&quot;G.&quot;,&quot;parse-names&quot;:false,&quot;dropping-particle&quot;:&quot;&quot;,&quot;non-dropping-particle&quot;:&quot;&quot;},{&quot;family&quot;:&quot;Gray&quot;,&quot;given&quot;:&quot;W. G.&quot;,&quot;parse-names&quot;:false,&quot;dropping-particle&quot;:&quot;&quot;,&quot;non-dropping-particle&quot;:&quot;&quot;},{&quot;family&quot;:&quot;Hussain&quot;,&quot;given&quot;:&quot;F.&quot;,&quot;parse-names&quot;:false,&quot;dropping-particle&quot;:&quot;&quot;,&quot;non-dropping-particle&quot;:&quot;&quot;},{&quot;family&quot;:&quot;Ferrari&quot;,&quot;given&quot;:&quot;M.&quot;,&quot;parse-names&quot;:false,&quot;dropping-particle&quot;:&quot;&quot;,&quot;non-dropping-particle&quot;:&quot;&quot;},{&quot;family&quot;:&quot;Decuzzi&quot;,&quot;given&quot;:&quot;P.&quot;,&quot;parse-names&quot;:false,&quot;dropping-particle&quot;:&quot;&quot;,&quot;non-dropping-particle&quot;:&quot;&quot;},{&quot;family&quot;:&quot;Schrefler&quot;,&quot;given&quot;:&quot;B. A.&quot;,&quot;parse-names&quot;:false,&quot;dropping-particle&quot;:&quot;&quot;,&quot;non-dropping-particle&quot;:&quot;&quot;}],&quot;container-title&quot;:&quot;Computational Mechanics 2013 53:3&quot;,&quot;accessed&quot;:{&quot;date-parts&quot;:[[2022,2,9]]},&quot;DOI&quot;:&quot;10.1007/S00466-013-0956-2&quot;,&quot;ISSN&quot;:&quot;1432-0924&quot;,&quot;URL&quot;:&quot;https://link.springer.com/article/10.1007/s00466-013-0956-2&quot;,&quot;issued&quot;:{&quot;date-parts&quot;:[[2013,12,5]]},&quot;page&quot;:&quot;465-484&quot;,&quot;abstract&quot;:&quot;Existing tumor models generally consider only a single pressure for all the cell phases. Here, a three-fluid model originally proposed by the authors is further developed to allow for different pressures in the host cells (HC), the tumor cells (TC) and the interstitial fluid (IF) phases. Unlike traditional mixture theory models, this model developed within the thermodynamically constrained averaging theory contains all the necessary interfaces. Appropriate constitutive relationships for the pressure difference among the three fluid phases are introduced with respect to their relative wettability and fluid–fluid interfacial tensions, resulting in a more realistic modeling of cell adhesion and invasion. Five different tumor cases are studied by changing the interfacial tension between the three liquid phases, adhesion and dynamic viscosity. Since these parameters govern the relative velocities of the fluid phases and the adhesion of the phases to the extracellular matrix significant changes in tumor growth are observed. High interfacial tensions at the TC–IF and TC–HC interface support the lateral displacement of the healthy tissue in favor of a rapid growth of the malignant mass, with a relevant amount of HC which cannot be pushed out by TC and remain in place. On the other hand, lower TC–IF and TC–HC interfacial tensions tend to originate a more compact and dense tumor mass with a slower growth rate of the overall size. This novel computational model emphasizes the importance of characterizing the TC–HC interfacial properties to properly predict the temporal and spatial pattern evolution of tumor.&quot;,&quot;publisher&quot;:&quot;Springer&quot;,&quot;issue&quot;:&quot;3&quot;,&quot;volume&quot;:&quot;53&quot;,&quot;expandedJournalTitle&quot;:&quot;Computational Mechanics 2013 53:3&quot;},&quot;isTemporary&quot;:false}],&quot;citationTag&quot;:&quot;MENDELEY_CITATION_v3_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&quot;},{&quot;citationID&quot;:&quot;MENDELEY_CITATION_d4917619-4bb1-4b10-9fea-9f5a242c9d02&quot;,&quot;properties&quot;:{&quot;noteIndex&quot;:0},&quot;isEdited&quot;:false,&quot;manualOverride&quot;:{&quot;isManuallyOverridden&quot;:false,&quot;citeprocText&quot;:&quot;[23]&quot;,&quot;manualOverrideText&quot;:&quot;&quot;},&quot;citationItems&quot;:[{&quot;id&quot;:&quot;6e703916-4627-3f6c-9c6b-b14691628e7a&quot;,&quot;itemData&quot;:{&quot;type&quot;:&quot;article-journal&quot;,&quot;id&quot;:&quot;6e703916-4627-3f6c-9c6b-b14691628e7a&quot;,&quot;title&quot;:&quot;Numerical investigation of the time-dependent stressstrain mechanical behaviour of skeletal muscle tissue in the context of pressure ulcer prevention&quot;,&quot;author&quot;:[{&quot;family&quot;:&quot;Lavigne&quot;,&quot;given&quot;:&quot;T&quot;,&quot;parse-names&quot;:false,&quot;dropping-particle&quot;:&quot;&quot;,&quot;non-dropping-particle&quot;:&quot;&quot;},{&quot;family&quot;:&quot;Sciumè&quot;,&quot;given&quot;:&quot;G&quot;,&quot;parse-names&quot;:false,&quot;dropping-particle&quot;:&quot;&quot;,&quot;non-dropping-particle&quot;:&quot;&quot;},{&quot;family&quot;:&quot;Laporte&quot;,&quot;given&quot;:&quot;S&quot;,&quot;parse-names&quot;:false,&quot;dropping-particle&quot;:&quot;&quot;,&quot;non-dropping-particle&quot;:&quot;&quot;},{&quot;family&quot;:&quot;Pillet&quot;,&quot;given&quot;:&quot;H&quot;,&quot;parse-names&quot;:false,&quot;dropping-particle&quot;:&quot;&quot;,&quot;non-dropping-particle&quot;:&quot;&quot;},{&quot;family&quot;:&quot;Urcun&quot;,&quot;given&quot;:&quot;S&quot;,&quot;parse-names&quot;:false,&quot;dropping-particle&quot;:&quot;&quot;,&quot;non-dropping-particle&quot;:&quot;&quot;},{&quot;family&quot;:&quot;Wheatley&quot;,&quot;given&quot;:&quot;B&quot;,&quot;parse-names&quot;:false,&quot;dropping-particle&quot;:&quot;&quot;,&quot;non-dropping-particle&quot;:&quot;&quot;},{&quot;family&quot;:&quot;Rohan&quot;,&quot;given&quot;:&quot;P-Y.&quot;,&quot;parse-names&quot;:false,&quot;dropping-particle&quot;:&quot;&quot;,&quot;non-dropping-particle&quot;:&quot;&quot;}],&quot;container-title&quot;:&quot;Clinical Biomechanics&quot;,&quot;DOI&quot;:&quot;10.1016/j.clinbiomech.2022.105592&quot;,&quot;URL&quot;:&quot;https://doi.org/10.1016/j.clinbiomech.2022.105592&quot;,&quot;issued&quot;:{&quot;date-parts&quot;:[[2022,2]]},&quot;page&quot;:&quot;105592&quot;,&quot;publisher&quot;:&quot;Elsevier BV&quot;,&quot;expandedJournalTitle&quot;:&quot;Clinical Biomechanics&quot;},&quot;isTemporary&quot;:false}],&quot;citationTag&quot;:&quot;MENDELEY_CITATION_v3_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&quot;},{&quot;citationID&quot;:&quot;MENDELEY_CITATION_c9a509d7-1d65-4a3e-b3c5-55780417f297&quot;,&quot;properties&quot;:{&quot;noteIndex&quot;:0},&quot;isEdited&quot;:false,&quot;manualOverride&quot;:{&quot;isManuallyOverridden&quot;:false,&quot;citeprocText&quot;:&quot;[24]&quot;,&quot;manualOverrideText&quot;:&quot;&quot;},&quot;citationItems&quot;:[{&quot;id&quot;:&quot;c9bc4e26-f278-3bab-92aa-9a701359ca27&quot;,&quot;itemData&quot;:{&quot;type&quot;:&quot;article-journal&quot;,&quot;id&quot;:&quot;c9bc4e26-f278-3bab-92aa-9a701359ca27&quot;,&quot;title&quot;:&quot;Quantifying the uncertainty in a hyperelastic soft tissue model with stochastic parameters&quot;,&quot;author&quot;:[{&quot;family&quot;:&quot;Hauseux&quot;,&quot;given&quot;:&quot;Paul&quot;,&quot;parse-names&quot;:false,&quot;dropping-particle&quot;:&quot;&quot;,&quot;non-dropping-particle&quot;:&quot;&quot;},{&quot;family&quot;:&quot;Hale&quot;,&quot;given&quot;:&quot;Jack S.&quot;,&quot;parse-names&quot;:false,&quot;dropping-particle&quot;:&quot;&quot;,&quot;non-dropping-particle&quot;:&quot;&quot;},{&quot;family&quot;:&quot;Cotin&quot;,&quot;given&quot;:&quot;Stéphane&quot;,&quot;parse-names&quot;:false,&quot;dropping-particle&quot;:&quot;&quot;,&quot;non-dropping-particle&quot;:&quot;&quot;},{&quot;family&quot;:&quot;Bordas&quot;,&quot;given&quot;:&quot;Stéphane P.A.&quot;,&quot;parse-names&quot;:false,&quot;dropping-particle&quot;:&quot;&quot;,&quot;non-dropping-particle&quot;:&quot;&quot;}],&quot;container-title&quot;:&quot;Applied Mathematical Modelling&quot;,&quot;accessed&quot;:{&quot;date-parts&quot;:[[2022,2,10]]},&quot;DOI&quot;:&quot;10.1016/J.APM.2018.04.021&quot;,&quot;ISSN&quot;:&quot;0307-904X&quot;,&quot;issued&quot;:{&quot;date-parts&quot;:[[2018,10,1]]},&quot;page&quot;:&quot;86-102&quot;,&quot;abstract&quot;:&quot;We present a simple open-source semi-intrusive computational method to propagate uncertainties through hyperelastic models of soft tissues. The proposed method is up to two orders of magnitude faster than the standard Monte Carlo method. The material model of interest can be altered by adjusting few lines of (FEniCS) code. The method is able to (1) provide the user with statistical confidence intervals on quantities of practical interest, such as the displacement of a tumour or target site in an organ; (2) quantify the sensitivity of the response of the organ to the associated parameters of the material model. We exercise the approach on the determination of a confidence interval on the motion of a target in the brain. We also show that for the boundary conditions under consideration five parameters of the Ogden–Holzapfel-like model have negligible influence on the displacement of the target zone compared to the three most influential parameters. The benchmark problems and all associated data are made available as supplementary material.&quot;,&quot;publisher&quot;:&quot;Elsevier&quot;,&quot;volume&quot;:&quot;62&quot;,&quot;expandedJournalTitle&quot;:&quot;Applied Mathematical Modelling&quot;},&quot;isTemporary&quot;:false}],&quot;citationTag&quot;:&quot;MENDELEY_CITATION_v3_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&quot;},{&quot;citationID&quot;:&quot;MENDELEY_CITATION_a09e935d-a55e-44be-8d84-40b722ab2e00&quot;,&quot;properties&quot;:{&quot;noteIndex&quot;:0},&quot;isEdited&quot;:false,&quot;manualOverride&quot;:{&quot;isManuallyOverridden&quot;:false,&quot;citeprocText&quot;:&quot;[25]&quot;,&quot;manualOverrideText&quot;:&quot;&quot;},&quot;citationItems&quot;:[{&quot;id&quot;:&quot;aa17155f-b490-3403-af3d-d3e4198e9e7e&quot;,&quot;itemData&quot;:{&quot;type&quot;:&quot;article-journal&quot;,&quot;id&quot;:&quot;aa17155f-b490-3403-af3d-d3e4198e9e7e&quot;,&quot;title&quot;:&quot;Real-Time Error Control for Surgical Simulation&quot;,&quot;author&quot;:[{&quot;family&quot;:&quot;Bui&quot;,&quot;given&quot;:&quot;Huu Phuoc&quot;,&quot;parse-names&quot;:false,&quot;dropping-particle&quot;:&quot;&quot;,&quot;non-dropping-particle&quot;:&quot;&quot;},{&quot;family&quot;:&quot;Tomar&quot;,&quot;given&quot;:&quot;Satyendra&quot;,&quot;parse-names&quot;:false,&quot;dropping-particle&quot;:&quot;&quot;,&quot;non-dropping-particle&quot;:&quot;&quot;},{&quot;family&quot;:&quot;Courtecuisse&quot;,&quot;given&quot;:&quot;Hadrien&quot;,&quot;parse-names&quot;:false,&quot;dropping-particle&quot;:&quot;&quot;,&quot;non-dropping-particle&quot;:&quot;&quot;},{&quot;family&quot;:&quot;Cotin&quot;,&quot;given&quot;:&quot;Stephane&quot;,&quot;parse-names&quot;:false,&quot;dropping-particle&quot;:&quot;&quot;,&quot;non-dropping-particle&quot;:&quot;&quot;},{&quot;family&quot;:&quot;Bordas&quot;,&quot;given&quot;:&quot;Stephane P.A.&quot;,&quot;parse-names&quot;:false,&quot;dropping-particle&quot;:&quot;&quot;,&quot;non-dropping-particle&quot;:&quot;&quot;}],&quot;container-title&quot;:&quot;IEEE Transactions on Biomedical Engineering&quot;,&quot;accessed&quot;:{&quot;date-parts&quot;:[[2022,2,9]]},&quot;DOI&quot;:&quot;10.1109/TBME.2017.2695587&quot;,&quot;ISSN&quot;:&quot;15582531&quot;,&quot;PMID&quot;:&quot;28541192&quot;,&quot;issued&quot;:{&quot;date-parts&quot;:[[2018,3,1]]},&quot;page&quot;:&quot;596-607&quot;,&quot;abstract&quot;:&quot;Objective: To present the first a posteriori error-driven adaptive finite element approach for real-time simulation, and to demonstrate the method on a needle insertion problem. Methods: We use corotational elasticity and a frictional needle/tissue interaction model. The problem is solved using finite elements within SOFA.1 For simulating soft tissue deformation, the refinement strategy relies upon a hexahedron-based finite element method, combined with a posteriori error estimation driven local h-refinement. Results: We control the local and global error level in the mechanical fields (e.g., displacement or stresses) during the simulation. We show the convergence of the algorithm on academic examples, and demonstrate its practical usability on a percutaneous procedure involving needle insertion in a liver. For the latter case, we compare the force-displacement curves obtained from the proposed adaptive algorithm with that obtained from a uniform refinement approach. Conclusions: Error control guarantees that a tolerable error level is not exceeded during the simulations. Local mesh refinement accelerates simulations. Significance: Our work provides a first step to discriminate between discretization error and modeling error by providing a robust quantification of discretization error during simulations.&quot;,&quot;publisher&quot;:&quot;IEEE Computer Society&quot;,&quot;issue&quot;:&quot;3&quot;,&quot;volume&quot;:&quot;65&quot;,&quot;expandedJournalTitle&quot;:&quot;IEEE Transactions on Biomedical Engineering&quot;},&quot;isTemporary&quot;:false}],&quot;citationTag&quot;:&quot;MENDELEY_CITATION_v3_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&quot;},{&quot;citationID&quot;:&quot;MENDELEY_CITATION_a12a3745-1199-40ec-8f9a-e8a1c2cf6d72&quot;,&quot;properties&quot;:{&quot;noteIndex&quot;:0},&quot;isEdited&quot;:false,&quot;manualOverride&quot;:{&quot;isManuallyOverridden&quot;:false,&quot;citeprocText&quot;:&quot;[26]&quot;,&quot;manualOverrideText&quot;:&quot;&quot;},&quot;citationItems&quot;:[{&quot;id&quot;:&quot;71bdc64d-26b5-3721-8485-62ae0185cf93&quot;,&quot;itemData&quot;:{&quot;type&quot;:&quot;article-journal&quot;,&quot;id&quot;:&quot;71bdc64d-26b5-3721-8485-62ae0185cf93&quot;,&quot;title&quot;:&quot;Bayesian model uncertainty quantification for hyperelastic soft tissue models&quot;,&quot;author&quot;:[{&quot;family&quot;:&quot;Zeraatpisheh&quot;,&quot;given&quot;:&quot;Milad&quot;,&quot;parse-names&quot;:false,&quot;dropping-particle&quot;:&quot;&quot;,&quot;non-dropping-particle&quot;:&quot;&quot;},{&quot;family&quot;:&quot;Bordas&quot;,&quot;given&quot;:&quot;Stephane P.A.&quot;,&quot;parse-names&quot;:false,&quot;dropping-particle&quot;:&quot;&quot;,&quot;non-dropping-particle&quot;:&quot;&quot;},{&quot;family&quot;:&quot;Beex&quot;,&quot;given&quot;:&quot;Lars A.A.&quot;,&quot;parse-names&quot;:false,&quot;dropping-particle&quot;:&quot;&quot;,&quot;non-dropping-particle&quot;:&quot;&quot;}],&quot;container-title&quot;:&quot;Data-Centric Engineering&quot;,&quot;accessed&quot;:{&quot;date-parts&quot;:[[2022,2,10]]},&quot;DOI&quot;:&quot;10.1017/DCE.2021.9&quot;,&quot;ISSN&quot;:&quot;2632-6736&quot;,&quot;URL&quot;:&quot;https://www.cambridge.org/core/journals/data-centric-engineering/article/bayesian-model-uncertainty-quantification-for-hyperelastic-soft-tissue-models/C1B47742890EA01AC0531659FDFC384F&quot;,&quot;issued&quot;:{&quot;date-parts&quot;:[[2021,7,13]]},&quot;abstract&quot;:&quot;Patient-specific surgical simulations require the patient-specific identification of the constitutive parameters. The sparsity of the experimental data and the substantial noise in the data (e.g., recovered during surgery) cause considerable uncertainty in the identification. In this exploratory work, parameter uncertainty for incompressible hyperelasticity, often used for soft tissues, is addressed by a probabilistic identification approach based on Bayesian inference. Our study particularly focuses on the uncertainty of the model: we investigate how the identified uncertainties of the constitutive parameters behave when different forms of model uncertainty are considered. The model uncertainty formulations range from uninformative ones to more accurate ones that incorporate more detailed extensions of incompressible hyperelasticity. The study shows that incorporating model uncertainty may improve the results, but this is not guaranteed.&quot;,&quot;publisher&quot;:&quot;Cambridge University Press&quot;,&quot;issue&quot;:&quot;2&quot;,&quot;volume&quot;:&quot;2&quot;,&quot;expandedJournalTitle&quot;:&quot;Data-Centric Engineering&quot;},&quot;isTemporary&quot;:false}],&quot;citationTag&quot;:&quot;MENDELEY_CITATION_v3_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&quot;},{&quot;citationID&quot;:&quot;MENDELEY_CITATION_75c99d56-2ae3-4285-84d5-b4d1a519020e&quot;,&quot;properties&quot;:{&quot;noteIndex&quot;:0},&quot;isEdited&quot;:false,&quot;manualOverride&quot;:{&quot;isManuallyOverridden&quot;:false,&quot;citeprocText&quot;:&quot;[27]&quot;,&quot;manualOverrideText&quot;:&quot;&quot;},&quot;citationItems&quot;:[{&quot;id&quot;:&quot;845101dd-bfdc-357a-ba02-771beb112637&quot;,&quot;itemData&quot;:{&quot;type&quot;:&quot;article-journal&quot;,&quot;id&quot;:&quot;845101dd-bfdc-357a-ba02-771beb112637&quot;,&quot;title&quot;:&quot;Cortex tissue relaxation and slow to medium load rates dependency can be captured by a two-phase flow poroelastic model&quot;,&quot;author&quot;:[{&quot;family&quot;:&quot;Urcun&quot;,&quot;given&quot;:&quot;Stéphane&quot;,&quot;parse-names&quot;:false,&quot;dropping-particle&quot;:&quot;&quot;,&quot;non-dropping-particle&quot;:&quot;&quot;},{&quot;family&quot;:&quot;Rohan&quot;,&quot;given&quot;:&quot;Pierre Yves&quot;,&quot;parse-names&quot;:false,&quot;dropping-particle&quot;:&quot;&quot;,&quot;non-dropping-particle&quot;:&quot;&quot;},{&quot;family&quot;:&quot;Sciumè&quot;,&quot;given&quot;:&quot;Giuseppe&quot;,&quot;parse-names&quot;:false,&quot;dropping-particle&quot;:&quot;&quot;,&quot;non-dropping-particle&quot;:&quot;&quot;},{&quot;family&quot;:&quot;Bordas&quot;,&quot;given&quot;:&quot;Stéphane P.A.&quot;,&quot;parse-names&quot;:false,&quot;dropping-particle&quot;:&quot;&quot;,&quot;non-dropping-particle&quot;:&quot;&quot;}],&quot;container-title&quot;:&quot;Journal of the Mechanical Behavior of Biomedical Materials&quot;,&quot;accessed&quot;:{&quot;date-parts&quot;:[[2022,2,9]]},&quot;DOI&quot;:&quot;10.1016/J.JMBBM.2021.104952&quot;,&quot;ISSN&quot;:&quot;1751-6161&quot;,&quot;PMID&quot;:&quot;34906865&quot;,&quot;issued&quot;:{&quot;date-parts&quot;:[[2022,2,1]]},&quot;page&quot;:&quot;104952&quot;,&quot;abstract&quot;:&quot;This paper investigates the complex time-dependent behavior of cortex tissue, under adiabatic condition, using a two-phase flow poroelastic model. Motivated by experiments and Biot's consolidation theory, we tackle time-dependent uniaxial loading, confined and unconfined, with various geometries and loading rates from 1μm/s to 100μm/s. The cortex tissue is modeled as the porous solid saturated by two immiscible fluids, with dynamic viscosities separated by four orders, resulting in two different characteristic times. These are respectively associated to interstitial fluid and glial cells. The partial differential equations system is discretized in space by the finite element method and in time by Euler-implicit scheme. The solution is computed using a monolithic scheme within the open-source computational framework FEniCS. The parameters calibration is based on Sobol sensitivity analysis, which divides them into two groups: the tissue specific group, whose parameters represent general properties, and sample specific group, whose parameters have greater variations. Our results show that the experimental curves can be reproduced without the need to resort to viscous solid effects, by adding an additional fluid phase. Through this process, we aim to present multiphase poromechanics as a promising way to a unified brain tissue modeling framework in a variety of settings.&quot;,&quot;publisher&quot;:&quot;Elsevier&quot;,&quot;volume&quot;:&quot;126&quot;,&quot;expandedJournalTitle&quot;:&quot;Journal of the Mechanical Behavior of Biomedical Materials&quot;},&quot;isTemporary&quot;:false}],&quot;citationTag&quot;:&quot;MENDELEY_CITATION_v3_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&quot;},{&quot;citationID&quot;:&quot;MENDELEY_CITATION_2606e7d3-8fa7-4ccb-b159-1d9b214d94f4&quot;,&quot;properties&quot;:{&quot;noteIndex&quot;:0},&quot;isEdited&quot;:false,&quot;manualOverride&quot;:{&quot;isManuallyOverridden&quot;:false,&quot;citeprocText&quot;:&quot;[27], [28]&quot;,&quot;manualOverrideText&quot;:&quot;&quot;},&quot;citationItems&quot;:[{&quot;id&quot;:&quot;30add146-a9c8-3389-8a16-8594d2e67d6b&quot;,&quot;itemData&quot;:{&quot;type&quot;:&quot;article-journal&quot;,&quot;id&quot;:&quot;30add146-a9c8-3389-8a16-8594d2e67d6b&quot;,&quot;title&quot;:&quot;Digital twinning of Cellular Capsule Technology: Emerging outcomes from the perspective of porous media mechanics&quot;,&quot;author&quot;:[{&quot;family&quot;:&quot;Urcun Stéphane AND Rohan&quot;,&quot;given&quot;:&quot;Pierre-Yves A N D Skalli Wafa A N D Nassoy Pierre A N D Bordas Stéphane P A A N D Sciumè Giuseppe&quot;,&quot;parse-names&quot;:false,&quot;dropping-particle&quot;:&quot;&quot;,&quot;non-dropping-particle&quot;:&quot;&quot;}],&quot;container-title&quot;:&quot;PLOS ONE&quot;,&quot;DOI&quot;:&quot;10.1371/journal.pone.0254512&quot;,&quot;URL&quot;:&quot;https://doi.org/10.1371/journal.pone.0254512&quot;,&quot;issued&quot;:{&quot;date-parts&quot;:[[2021,11]]},&quot;page&quot;:&quot;1-30&quot;,&quot;publisher&quot;:&quot;Public Library of Science&quot;,&quot;issue&quot;:&quot;7&quot;,&quot;volume&quot;:&quot;16&quot;,&quot;expandedJournalTitle&quot;:&quot;PLOS ONE&quot;},&quot;isTemporary&quot;:false},{&quot;id&quot;:&quot;845101dd-bfdc-357a-ba02-771beb112637&quot;,&quot;itemData&quot;:{&quot;type&quot;:&quot;article-journal&quot;,&quot;id&quot;:&quot;845101dd-bfdc-357a-ba02-771beb112637&quot;,&quot;title&quot;:&quot;Cortex tissue relaxation and slow to medium load rates dependency can be captured by a two-phase flow poroelastic model&quot;,&quot;author&quot;:[{&quot;family&quot;:&quot;Urcun&quot;,&quot;given&quot;:&quot;Stéphane&quot;,&quot;parse-names&quot;:false,&quot;dropping-particle&quot;:&quot;&quot;,&quot;non-dropping-particle&quot;:&quot;&quot;},{&quot;family&quot;:&quot;Rohan&quot;,&quot;given&quot;:&quot;Pierre Yves&quot;,&quot;parse-names&quot;:false,&quot;dropping-particle&quot;:&quot;&quot;,&quot;non-dropping-particle&quot;:&quot;&quot;},{&quot;family&quot;:&quot;Sciumè&quot;,&quot;given&quot;:&quot;Giuseppe&quot;,&quot;parse-names&quot;:false,&quot;dropping-particle&quot;:&quot;&quot;,&quot;non-dropping-particle&quot;:&quot;&quot;},{&quot;family&quot;:&quot;Bordas&quot;,&quot;given&quot;:&quot;Stéphane P.A.&quot;,&quot;parse-names&quot;:false,&quot;dropping-particle&quot;:&quot;&quot;,&quot;non-dropping-particle&quot;:&quot;&quot;}],&quot;container-title&quot;:&quot;Journal of the Mechanical Behavior of Biomedical Materials&quot;,&quot;accessed&quot;:{&quot;date-parts&quot;:[[2022,2,9]]},&quot;DOI&quot;:&quot;10.1016/J.JMBBM.2021.104952&quot;,&quot;ISSN&quot;:&quot;1751-6161&quot;,&quot;PMID&quot;:&quot;34906865&quot;,&quot;issued&quot;:{&quot;date-parts&quot;:[[2022,2,1]]},&quot;page&quot;:&quot;104952&quot;,&quot;abstract&quot;:&quot;This paper investigates the complex time-dependent behavior of cortex tissue, under adiabatic condition, using a two-phase flow poroelastic model. Motivated by experiments and Biot's consolidation theory, we tackle time-dependent uniaxial loading, confined and unconfined, with various geometries and loading rates from 1μm/s to 100μm/s. The cortex tissue is modeled as the porous solid saturated by two immiscible fluids, with dynamic viscosities separated by four orders, resulting in two different characteristic times. These are respectively associated to interstitial fluid and glial cells. The partial differential equations system is discretized in space by the finite element method and in time by Euler-implicit scheme. The solution is computed using a monolithic scheme within the open-source computational framework FEniCS. The parameters calibration is based on Sobol sensitivity analysis, which divides them into two groups: the tissue specific group, whose parameters represent general properties, and sample specific group, whose parameters have greater variations. Our results show that the experimental curves can be reproduced without the need to resort to viscous solid effects, by adding an additional fluid phase. Through this process, we aim to present multiphase poromechanics as a promising way to a unified brain tissue modeling framework in a variety of settings.&quot;,&quot;publisher&quot;:&quot;Elsevier&quot;,&quot;volume&quot;:&quot;126&quot;,&quot;expandedJournalTitle&quot;:&quot;Journal of the Mechanical Behavior of Biomedical Materials&quot;},&quot;isTemporary&quot;:false}],&quot;citationTag&quot;:&quot;MENDELEY_CITATION_v3_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&quot;}]"/>
    <we:property name="MENDELEY_CITATIONS_STYLE" value="&quot;https://www.zotero.org/styles/iee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3E7017-5741-4D2A-A225-2134FC975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1010</Words>
  <Characters>5560</Characters>
  <Application>Microsoft Office Word</Application>
  <DocSecurity>0</DocSecurity>
  <Lines>46</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LAVIGNE THOMAS</dc:creator>
  <cp:keywords/>
  <cp:lastModifiedBy>Thomas LAVIGNE</cp:lastModifiedBy>
  <cp:revision>4</cp:revision>
  <cp:lastPrinted>2025-11-18T15:16:00Z</cp:lastPrinted>
  <dcterms:created xsi:type="dcterms:W3CDTF">2025-11-18T15:16:00Z</dcterms:created>
  <dcterms:modified xsi:type="dcterms:W3CDTF">2025-11-18T15:17:00Z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2022-02-09T00:00:00Z</vt:filetime>
  </property>
  <property fmtid="{D5CDD505-2E9C-101B-9397-08002B2CF9AE}" pid="3" name="Creator">
    <vt:lpwstr>LaTeX with hyperref</vt:lpwstr>
  </property>
  <property fmtid="{D5CDD505-2E9C-101B-9397-08002B2CF9AE}" pid="4" name="LastSaved">
    <vt:filetime>2022-02-09T00:00:00Z</vt:filetime>
  </property>
  <property fmtid="{D5CDD505-2E9C-101B-9397-08002B2CF9AE}" pid="5" name="ZOTERO_PREF_1">
    <vt:lpwstr>&lt;data data-version="3" zotero-version="5.0.96.3"&gt;&lt;session id="zmSn9BDR"/&gt;&lt;style id="http://www.zotero.org/styles/chicago-author-date" locale="fr-FR" hasBibliography="1" bibliographyStyleHasBeenSet="0"/&gt;&lt;prefs&gt;&lt;pref name="fieldType" value="Field"/&gt;&lt;pref na</vt:lpwstr>
  </property>
  <property fmtid="{D5CDD505-2E9C-101B-9397-08002B2CF9AE}" pid="6" name="ZOTERO_PREF_2">
    <vt:lpwstr>me="automaticJournalAbbreviations" value="true"/&gt;&lt;/prefs&gt;&lt;/data&gt;</vt:lpwstr>
  </property>
</Properties>
</file>